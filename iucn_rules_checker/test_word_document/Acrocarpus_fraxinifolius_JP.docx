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77B6E" w14:textId="77777777" w:rsidR="007817E0" w:rsidRDefault="00721DFA">
      <w:pPr>
        <w:jc w:val="center"/>
        <w:divId w:val="1559592036"/>
        <w:rPr>
          <w:rFonts w:ascii="Georgia" w:eastAsia="Times New Roman" w:hAnsi="Georgia"/>
          <w:b/>
          <w:bCs/>
          <w:sz w:val="29"/>
          <w:szCs w:val="29"/>
        </w:rPr>
      </w:pPr>
      <w:r>
        <w:rPr>
          <w:rFonts w:ascii="Georgia" w:eastAsia="Times New Roman" w:hAnsi="Georgia"/>
          <w:b/>
          <w:bCs/>
          <w:sz w:val="29"/>
          <w:szCs w:val="29"/>
        </w:rPr>
        <w:t>Draft</w:t>
      </w:r>
    </w:p>
    <w:p w14:paraId="22F70CBF" w14:textId="77777777" w:rsidR="007817E0" w:rsidRDefault="00721DFA">
      <w:pPr>
        <w:divId w:val="828642871"/>
        <w:rPr>
          <w:rFonts w:ascii="Georgia" w:eastAsia="Times New Roman" w:hAnsi="Georgia"/>
          <w:sz w:val="18"/>
          <w:szCs w:val="18"/>
        </w:rPr>
      </w:pPr>
      <w:r>
        <w:rPr>
          <w:rFonts w:ascii="Georgia" w:eastAsia="Times New Roman" w:hAnsi="Georgia"/>
          <w:noProof/>
          <w:sz w:val="18"/>
          <w:szCs w:val="18"/>
        </w:rPr>
        <w:drawing>
          <wp:inline distT="0" distB="0" distL="0" distR="0" wp14:anchorId="68B7CFD8" wp14:editId="6EAD8215">
            <wp:extent cx="307975" cy="307975"/>
            <wp:effectExtent l="0" t="0" r="15875" b="15875"/>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AB0B06F" w14:textId="77777777" w:rsidR="007817E0" w:rsidRDefault="00721DFA">
      <w:pPr>
        <w:shd w:val="clear" w:color="auto" w:fill="FFFFFF"/>
        <w:spacing w:before="100" w:beforeAutospacing="1" w:after="100" w:afterAutospacing="1"/>
        <w:jc w:val="right"/>
        <w:outlineLvl w:val="1"/>
        <w:divId w:val="828642871"/>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Acrocarpus</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fraxinifolius</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Arn</w:t>
      </w:r>
      <w:proofErr w:type="spellEnd"/>
      <w:r>
        <w:rPr>
          <w:rFonts w:ascii="Georgia" w:eastAsia="Times New Roman" w:hAnsi="Georgia"/>
          <w:b/>
          <w:bCs/>
          <w:color w:val="000000"/>
          <w:kern w:val="36"/>
          <w:sz w:val="29"/>
          <w:szCs w:val="29"/>
        </w:rPr>
        <w:t>.</w:t>
      </w:r>
    </w:p>
    <w:p w14:paraId="676D833D" w14:textId="77777777" w:rsidR="007817E0" w:rsidRDefault="00721DFA">
      <w:pPr>
        <w:jc w:val="right"/>
        <w:divId w:val="828642871"/>
        <w:rPr>
          <w:rFonts w:ascii="Georgia" w:eastAsia="Times New Roman" w:hAnsi="Georgia"/>
          <w:sz w:val="18"/>
          <w:szCs w:val="18"/>
        </w:rPr>
      </w:pPr>
      <w:r>
        <w:rPr>
          <w:rFonts w:ascii="Georgia" w:eastAsia="Times New Roman" w:hAnsi="Georgia"/>
          <w:sz w:val="18"/>
          <w:szCs w:val="18"/>
        </w:rPr>
        <w:t xml:space="preserve">PLANTAE - TRACHEOPHYTA - MAGNOLIOPSIDA - FABALES - FABACEAE - </w:t>
      </w:r>
      <w:proofErr w:type="spellStart"/>
      <w:r>
        <w:rPr>
          <w:rFonts w:ascii="Georgia" w:eastAsia="Times New Roman" w:hAnsi="Georgia"/>
          <w:sz w:val="18"/>
          <w:szCs w:val="18"/>
        </w:rPr>
        <w:t>Acrocarpus</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fraxinifolius</w:t>
      </w:r>
      <w:proofErr w:type="spellEnd"/>
    </w:p>
    <w:p w14:paraId="6F50B12B" w14:textId="77777777" w:rsidR="007817E0" w:rsidRDefault="00721DFA">
      <w:pPr>
        <w:pStyle w:val="NormalWeb"/>
        <w:divId w:val="1202985743"/>
        <w:rPr>
          <w:rFonts w:ascii="Georgia" w:hAnsi="Georgia"/>
        </w:rPr>
      </w:pPr>
      <w:commentRangeStart w:id="0"/>
      <w:r>
        <w:rPr>
          <w:rStyle w:val="Strong"/>
          <w:rFonts w:ascii="Georgia" w:hAnsi="Georgia"/>
        </w:rPr>
        <w:t xml:space="preserve">Common Names: </w:t>
      </w:r>
      <w:commentRangeEnd w:id="0"/>
      <w:r w:rsidR="0048162C">
        <w:rPr>
          <w:rStyle w:val="CommentReference"/>
          <w:sz w:val="20"/>
          <w:szCs w:val="20"/>
        </w:rPr>
        <w:commentReference w:id="0"/>
      </w:r>
      <w:r>
        <w:rPr>
          <w:rFonts w:ascii="Georgia" w:hAnsi="Georgia"/>
        </w:rPr>
        <w:t xml:space="preserve">Mundane (English), Australian ash, Indian ash, Kenya </w:t>
      </w:r>
      <w:proofErr w:type="spellStart"/>
      <w:r>
        <w:rPr>
          <w:rFonts w:ascii="Georgia" w:hAnsi="Georgia"/>
        </w:rPr>
        <w:t>coffeeshade</w:t>
      </w:r>
      <w:proofErr w:type="spellEnd"/>
      <w:r>
        <w:rPr>
          <w:rFonts w:ascii="Georgia" w:hAnsi="Georgia"/>
        </w:rPr>
        <w:t xml:space="preserve"> (English), </w:t>
      </w:r>
      <w:proofErr w:type="spellStart"/>
      <w:r>
        <w:rPr>
          <w:rFonts w:ascii="Georgia" w:hAnsi="Georgia"/>
        </w:rPr>
        <w:t>Mandania</w:t>
      </w:r>
      <w:proofErr w:type="spellEnd"/>
      <w:r>
        <w:rPr>
          <w:rFonts w:ascii="Georgia" w:hAnsi="Georgia"/>
        </w:rPr>
        <w:t xml:space="preserve">, </w:t>
      </w:r>
      <w:proofErr w:type="spellStart"/>
      <w:r>
        <w:rPr>
          <w:rFonts w:ascii="Georgia" w:hAnsi="Georgia"/>
        </w:rPr>
        <w:t>Mndanii</w:t>
      </w:r>
      <w:proofErr w:type="spellEnd"/>
      <w:r>
        <w:rPr>
          <w:rFonts w:ascii="Georgia" w:hAnsi="Georgia"/>
        </w:rPr>
        <w:t xml:space="preserve"> (Sino-Tibetan (Other)), Pink Cedar (English), Shingle Tree (English)</w:t>
      </w:r>
      <w:r>
        <w:rPr>
          <w:rFonts w:ascii="Georgia" w:hAnsi="Georgia"/>
        </w:rPr>
        <w:br/>
      </w:r>
      <w:r>
        <w:rPr>
          <w:rStyle w:val="Strong"/>
          <w:rFonts w:ascii="Georgia" w:hAnsi="Georgia"/>
        </w:rPr>
        <w:t xml:space="preserve">Synonyms: </w:t>
      </w:r>
      <w:proofErr w:type="spellStart"/>
      <w:r>
        <w:rPr>
          <w:rFonts w:ascii="Georgia" w:hAnsi="Georgia"/>
        </w:rPr>
        <w:t>Acrocarpus</w:t>
      </w:r>
      <w:proofErr w:type="spellEnd"/>
      <w:r>
        <w:rPr>
          <w:rFonts w:ascii="Georgia" w:hAnsi="Georgia"/>
        </w:rPr>
        <w:t xml:space="preserve"> </w:t>
      </w:r>
      <w:proofErr w:type="spellStart"/>
      <w:r>
        <w:rPr>
          <w:rFonts w:ascii="Georgia" w:hAnsi="Georgia"/>
        </w:rPr>
        <w:t>fraxinifolius</w:t>
      </w:r>
      <w:proofErr w:type="spellEnd"/>
      <w:r>
        <w:rPr>
          <w:rFonts w:ascii="Georgia" w:hAnsi="Georgia"/>
        </w:rPr>
        <w:t xml:space="preserve"> var. </w:t>
      </w:r>
      <w:proofErr w:type="spellStart"/>
      <w:r>
        <w:rPr>
          <w:rFonts w:ascii="Georgia" w:hAnsi="Georgia"/>
        </w:rPr>
        <w:t>guangxiensis</w:t>
      </w:r>
      <w:proofErr w:type="spellEnd"/>
      <w:r>
        <w:rPr>
          <w:rFonts w:ascii="Georgia" w:hAnsi="Georgia"/>
        </w:rPr>
        <w:t xml:space="preserve"> </w:t>
      </w:r>
      <w:proofErr w:type="spellStart"/>
      <w:r>
        <w:rPr>
          <w:rFonts w:ascii="Georgia" w:hAnsi="Georgia"/>
        </w:rPr>
        <w:t>S.</w:t>
      </w:r>
      <w:proofErr w:type="gramStart"/>
      <w:r>
        <w:rPr>
          <w:rFonts w:ascii="Georgia" w:hAnsi="Georgia"/>
        </w:rPr>
        <w:t>L.Mo</w:t>
      </w:r>
      <w:proofErr w:type="spellEnd"/>
      <w:proofErr w:type="gramEnd"/>
      <w:r>
        <w:rPr>
          <w:rFonts w:ascii="Georgia" w:hAnsi="Georgia"/>
        </w:rPr>
        <w:t xml:space="preserve"> &amp; </w:t>
      </w:r>
      <w:proofErr w:type="spellStart"/>
      <w:r>
        <w:rPr>
          <w:rFonts w:ascii="Georgia" w:hAnsi="Georgia"/>
        </w:rPr>
        <w:t>Y.Wei</w:t>
      </w:r>
      <w:proofErr w:type="spellEnd"/>
      <w:r>
        <w:rPr>
          <w:rFonts w:ascii="Georgia" w:hAnsi="Georgia"/>
        </w:rPr>
        <w:t xml:space="preserve">; </w:t>
      </w:r>
      <w:proofErr w:type="spellStart"/>
      <w:r>
        <w:rPr>
          <w:rFonts w:ascii="Georgia" w:hAnsi="Georgia"/>
        </w:rPr>
        <w:t>Acrocarpus</w:t>
      </w:r>
      <w:proofErr w:type="spellEnd"/>
      <w:r>
        <w:rPr>
          <w:rFonts w:ascii="Georgia" w:hAnsi="Georgia"/>
        </w:rPr>
        <w:t xml:space="preserve"> grandis (</w:t>
      </w:r>
      <w:proofErr w:type="spellStart"/>
      <w:r>
        <w:rPr>
          <w:rFonts w:ascii="Georgia" w:hAnsi="Georgia"/>
        </w:rPr>
        <w:t>Miq</w:t>
      </w:r>
      <w:proofErr w:type="spellEnd"/>
      <w:r>
        <w:rPr>
          <w:rFonts w:ascii="Georgia" w:hAnsi="Georgia"/>
        </w:rPr>
        <w:t xml:space="preserve">.) </w:t>
      </w:r>
      <w:proofErr w:type="spellStart"/>
      <w:r>
        <w:rPr>
          <w:rFonts w:ascii="Georgia" w:hAnsi="Georgia"/>
        </w:rPr>
        <w:t>Miq</w:t>
      </w:r>
      <w:proofErr w:type="spellEnd"/>
      <w:r>
        <w:rPr>
          <w:rFonts w:ascii="Georgia" w:hAnsi="Georgia"/>
        </w:rPr>
        <w:t xml:space="preserve">.; </w:t>
      </w:r>
      <w:proofErr w:type="spellStart"/>
      <w:r>
        <w:rPr>
          <w:rFonts w:ascii="Georgia" w:hAnsi="Georgia"/>
        </w:rPr>
        <w:t>Acrocarpus</w:t>
      </w:r>
      <w:proofErr w:type="spellEnd"/>
      <w:r>
        <w:rPr>
          <w:rFonts w:ascii="Georgia" w:hAnsi="Georgia"/>
        </w:rPr>
        <w:t xml:space="preserve"> </w:t>
      </w:r>
      <w:proofErr w:type="spellStart"/>
      <w:r>
        <w:rPr>
          <w:rFonts w:ascii="Georgia" w:hAnsi="Georgia"/>
        </w:rPr>
        <w:t>combretiflorus</w:t>
      </w:r>
      <w:proofErr w:type="spellEnd"/>
      <w:r>
        <w:rPr>
          <w:rFonts w:ascii="Georgia" w:hAnsi="Georgia"/>
        </w:rPr>
        <w:t xml:space="preserve"> </w:t>
      </w:r>
      <w:proofErr w:type="spellStart"/>
      <w:r>
        <w:rPr>
          <w:rFonts w:ascii="Georgia" w:hAnsi="Georgia"/>
        </w:rPr>
        <w:t>Teijsm</w:t>
      </w:r>
      <w:proofErr w:type="spellEnd"/>
      <w:r>
        <w:rPr>
          <w:rFonts w:ascii="Georgia" w:hAnsi="Georgia"/>
        </w:rPr>
        <w:t xml:space="preserve">. &amp; </w:t>
      </w:r>
      <w:proofErr w:type="spellStart"/>
      <w:r>
        <w:rPr>
          <w:rFonts w:ascii="Georgia" w:hAnsi="Georgia"/>
        </w:rPr>
        <w:t>Binn</w:t>
      </w:r>
      <w:proofErr w:type="spellEnd"/>
      <w:r>
        <w:rPr>
          <w:rFonts w:ascii="Georgia" w:hAnsi="Georgia"/>
        </w:rPr>
        <w:t xml:space="preserve">.; </w:t>
      </w:r>
      <w:proofErr w:type="spellStart"/>
      <w:r>
        <w:rPr>
          <w:rFonts w:ascii="Georgia" w:hAnsi="Georgia"/>
        </w:rPr>
        <w:t>Mezoneurum</w:t>
      </w:r>
      <w:proofErr w:type="spellEnd"/>
      <w:r>
        <w:rPr>
          <w:rFonts w:ascii="Georgia" w:hAnsi="Georgia"/>
        </w:rPr>
        <w:t xml:space="preserve"> </w:t>
      </w:r>
      <w:proofErr w:type="spellStart"/>
      <w:r>
        <w:rPr>
          <w:rFonts w:ascii="Georgia" w:hAnsi="Georgia"/>
        </w:rPr>
        <w:t>grande</w:t>
      </w:r>
      <w:proofErr w:type="spellEnd"/>
      <w:r>
        <w:rPr>
          <w:rFonts w:ascii="Georgia" w:hAnsi="Georgia"/>
        </w:rPr>
        <w:t xml:space="preserve"> </w:t>
      </w:r>
      <w:proofErr w:type="spellStart"/>
      <w:r>
        <w:rPr>
          <w:rFonts w:ascii="Georgia" w:hAnsi="Georgia"/>
        </w:rPr>
        <w:t>Miq</w:t>
      </w:r>
      <w:proofErr w:type="spellEnd"/>
      <w:r>
        <w:rPr>
          <w:rFonts w:ascii="Georgia" w:hAnsi="Georgia"/>
        </w:rPr>
        <w:t>.</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86"/>
      </w:tblGrid>
      <w:tr w:rsidR="007817E0" w14:paraId="5C8610E9" w14:textId="77777777">
        <w:trPr>
          <w:tblCellSpacing w:w="15" w:type="dxa"/>
          <w:jc w:val="center"/>
        </w:trPr>
        <w:tc>
          <w:tcPr>
            <w:tcW w:w="0" w:type="auto"/>
            <w:tcBorders>
              <w:bottom w:val="single" w:sz="6" w:space="0" w:color="000000"/>
            </w:tcBorders>
            <w:shd w:val="clear" w:color="auto" w:fill="BBBBBB"/>
            <w:vAlign w:val="center"/>
            <w:hideMark/>
          </w:tcPr>
          <w:p w14:paraId="05A9C20D" w14:textId="77777777" w:rsidR="007817E0" w:rsidRDefault="00721DFA">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7817E0" w14:paraId="25DA1A39" w14:textId="77777777">
        <w:trPr>
          <w:tblCellSpacing w:w="15" w:type="dxa"/>
          <w:jc w:val="center"/>
        </w:trPr>
        <w:tc>
          <w:tcPr>
            <w:tcW w:w="0" w:type="auto"/>
            <w:vAlign w:val="center"/>
            <w:hideMark/>
          </w:tcPr>
          <w:p w14:paraId="1E43B096" w14:textId="77777777" w:rsidR="007817E0" w:rsidRDefault="00721DFA">
            <w:pPr>
              <w:spacing w:after="75"/>
              <w:rPr>
                <w:rFonts w:ascii="Georgia" w:eastAsia="Times New Roman" w:hAnsi="Georgia"/>
                <w:sz w:val="20"/>
                <w:szCs w:val="20"/>
              </w:rPr>
            </w:pPr>
            <w:commentRangeStart w:id="1"/>
            <w:r>
              <w:rPr>
                <w:rFonts w:ascii="Georgia" w:eastAsia="Times New Roman" w:hAnsi="Georgia"/>
                <w:sz w:val="20"/>
                <w:szCs w:val="20"/>
              </w:rPr>
              <w:t>LC - Least Concern, (IUCN version 3.1)</w:t>
            </w:r>
            <w:commentRangeEnd w:id="1"/>
            <w:r w:rsidR="0048162C">
              <w:rPr>
                <w:rStyle w:val="CommentReference"/>
                <w:sz w:val="20"/>
                <w:szCs w:val="20"/>
              </w:rPr>
              <w:commentReference w:id="1"/>
            </w:r>
          </w:p>
        </w:tc>
      </w:tr>
    </w:tbl>
    <w:p w14:paraId="3B2CCB3C" w14:textId="77777777" w:rsidR="007817E0" w:rsidRDefault="00721DFA">
      <w:pPr>
        <w:pStyle w:val="Heading1"/>
        <w:divId w:val="1467433815"/>
        <w:rPr>
          <w:rFonts w:ascii="Georgia" w:eastAsia="Times New Roman" w:hAnsi="Georgia"/>
          <w:sz w:val="29"/>
          <w:szCs w:val="29"/>
        </w:rPr>
      </w:pPr>
      <w:r>
        <w:rPr>
          <w:rFonts w:ascii="Georgia" w:eastAsia="Times New Roman" w:hAnsi="Georgia"/>
          <w:sz w:val="29"/>
          <w:szCs w:val="29"/>
        </w:rPr>
        <w:t>Red List Assessment</w:t>
      </w:r>
    </w:p>
    <w:p w14:paraId="407D7E0F" w14:textId="77777777" w:rsidR="007817E0" w:rsidRDefault="00721DFA">
      <w:pPr>
        <w:pStyle w:val="Heading2"/>
        <w:divId w:val="1467433815"/>
        <w:rPr>
          <w:rFonts w:ascii="Georgia" w:eastAsia="Times New Roman" w:hAnsi="Georgia"/>
          <w:sz w:val="27"/>
          <w:szCs w:val="27"/>
        </w:rPr>
      </w:pPr>
      <w:r>
        <w:rPr>
          <w:rFonts w:ascii="Georgia" w:eastAsia="Times New Roman" w:hAnsi="Georgia"/>
          <w:sz w:val="27"/>
          <w:szCs w:val="27"/>
        </w:rPr>
        <w:t>Assessment Information</w:t>
      </w:r>
    </w:p>
    <w:p w14:paraId="2959E74F" w14:textId="77777777" w:rsidR="007817E0" w:rsidRDefault="00721DFA">
      <w:pPr>
        <w:pStyle w:val="NormalWeb"/>
        <w:divId w:val="1467433815"/>
        <w:rPr>
          <w:rFonts w:ascii="Georgia" w:hAnsi="Georgia"/>
        </w:rPr>
      </w:pPr>
      <w:r>
        <w:rPr>
          <w:rStyle w:val="datalabel1"/>
          <w:rFonts w:ascii="Georgia" w:hAnsi="Georgia"/>
        </w:rPr>
        <w:t xml:space="preserve">Date of Assessment: </w:t>
      </w:r>
      <w:r>
        <w:rPr>
          <w:rFonts w:ascii="Georgia" w:hAnsi="Georgia"/>
        </w:rPr>
        <w:t>2022-08-01</w:t>
      </w:r>
    </w:p>
    <w:p w14:paraId="790B7DB7" w14:textId="77777777" w:rsidR="007817E0" w:rsidRDefault="00721DFA">
      <w:pPr>
        <w:pStyle w:val="NormalWeb"/>
        <w:divId w:val="1467433815"/>
        <w:rPr>
          <w:rFonts w:ascii="Georgia" w:hAnsi="Georgia"/>
        </w:rPr>
      </w:pPr>
      <w:r>
        <w:rPr>
          <w:rStyle w:val="datalabel1"/>
          <w:rFonts w:ascii="Georgia" w:hAnsi="Georgia"/>
        </w:rPr>
        <w:t xml:space="preserve">Regions: </w:t>
      </w:r>
      <w:r>
        <w:rPr>
          <w:rFonts w:ascii="Georgia" w:hAnsi="Georgia"/>
        </w:rPr>
        <w:t>Global</w:t>
      </w:r>
    </w:p>
    <w:p w14:paraId="48E2C247" w14:textId="77777777" w:rsidR="007817E0" w:rsidRDefault="00721DFA">
      <w:pPr>
        <w:pStyle w:val="Heading2"/>
        <w:divId w:val="1467433815"/>
        <w:rPr>
          <w:rFonts w:ascii="Georgia" w:eastAsia="Times New Roman" w:hAnsi="Georgia"/>
          <w:sz w:val="27"/>
          <w:szCs w:val="27"/>
        </w:rPr>
      </w:pPr>
      <w:r>
        <w:rPr>
          <w:rFonts w:ascii="Georgia" w:eastAsia="Times New Roman" w:hAnsi="Georgia"/>
          <w:sz w:val="27"/>
          <w:szCs w:val="27"/>
        </w:rPr>
        <w:t>Assessment Rationale</w:t>
      </w:r>
    </w:p>
    <w:p w14:paraId="3E43EDBE" w14:textId="2DBD44FC" w:rsidR="007817E0" w:rsidRDefault="00721DFA">
      <w:pPr>
        <w:pStyle w:val="NormalWeb"/>
        <w:divId w:val="1467433815"/>
        <w:rPr>
          <w:rStyle w:val="CommentReference"/>
        </w:rPr>
      </w:pPr>
      <w:proofErr w:type="spellStart"/>
      <w:r>
        <w:rPr>
          <w:rStyle w:val="Emphasis"/>
          <w:rFonts w:ascii="Georgia" w:hAnsi="Georgia"/>
        </w:rPr>
        <w:t>Acrocarpus</w:t>
      </w:r>
      <w:proofErr w:type="spellEnd"/>
      <w:r>
        <w:rPr>
          <w:rStyle w:val="Emphasis"/>
          <w:rFonts w:ascii="Georgia" w:hAnsi="Georgia"/>
        </w:rPr>
        <w:t xml:space="preserve"> </w:t>
      </w:r>
      <w:proofErr w:type="spellStart"/>
      <w:r>
        <w:rPr>
          <w:rStyle w:val="Emphasis"/>
          <w:rFonts w:ascii="Georgia" w:hAnsi="Georgia"/>
        </w:rPr>
        <w:t>fraxinifolius</w:t>
      </w:r>
      <w:proofErr w:type="spellEnd"/>
      <w:r>
        <w:rPr>
          <w:rFonts w:ascii="Georgia" w:hAnsi="Georgia"/>
        </w:rPr>
        <w:t xml:space="preserve"> is a widespread species distributed throughout tropical Asia and Africa and Central America, where its natural and biological distribution covers </w:t>
      </w:r>
      <w:proofErr w:type="spellStart"/>
      <w:r>
        <w:rPr>
          <w:rFonts w:ascii="Georgia" w:hAnsi="Georgia"/>
        </w:rPr>
        <w:t>southeastern</w:t>
      </w:r>
      <w:proofErr w:type="spellEnd"/>
      <w:r>
        <w:rPr>
          <w:rFonts w:ascii="Georgia" w:hAnsi="Georgia"/>
        </w:rPr>
        <w:t xml:space="preserve"> Asia. This species is widely planted both within and outside its natural distribution and has become naturalized in several countries. The population information is limited for this species, but the current population trend is considered stable as it occurs </w:t>
      </w:r>
      <w:del w:id="2" w:author="Jack Plummer" w:date="2022-09-20T09:10:00Z">
        <w:r w:rsidDel="0048162C">
          <w:rPr>
            <w:rFonts w:ascii="Georgia" w:hAnsi="Georgia"/>
          </w:rPr>
          <w:delText>in larger extent</w:delText>
        </w:r>
      </w:del>
      <w:ins w:id="3" w:author="Jack Plummer" w:date="2022-09-20T09:10:00Z">
        <w:r w:rsidR="0048162C">
          <w:rPr>
            <w:rFonts w:ascii="Georgia" w:hAnsi="Georgia"/>
          </w:rPr>
          <w:t>across a very widespread distribution</w:t>
        </w:r>
      </w:ins>
      <w:r>
        <w:rPr>
          <w:rFonts w:ascii="Georgia" w:hAnsi="Georgia"/>
        </w:rPr>
        <w:t>. Its extent of occurrence of 840,2194 km</w:t>
      </w:r>
      <w:r>
        <w:rPr>
          <w:rFonts w:ascii="Georgia" w:hAnsi="Georgia"/>
          <w:vertAlign w:val="superscript"/>
        </w:rPr>
        <w:t>2</w:t>
      </w:r>
      <w:r>
        <w:rPr>
          <w:rFonts w:ascii="Georgia" w:hAnsi="Georgia"/>
        </w:rPr>
        <w:t> exceeds the threshold values for threatened categories. </w:t>
      </w:r>
      <w:r>
        <w:rPr>
          <w:rStyle w:val="CommentReference"/>
          <w:rFonts w:ascii="Georgia" w:hAnsi="Georgia"/>
        </w:rPr>
        <w:t>The species has been recorded from both protected areas and unprotected areas within its native distribution. It is therefore suspected that the number of locations for the species comfortably exceeds the threshold values for threatened categories. Moreover, the species is not known to be heavily exploited. The species is therefore assessed as </w:t>
      </w:r>
      <w:r>
        <w:rPr>
          <w:rStyle w:val="Strong"/>
          <w:rFonts w:ascii="Georgia" w:hAnsi="Georgia"/>
        </w:rPr>
        <w:t>Least Concern</w:t>
      </w:r>
      <w:r>
        <w:rPr>
          <w:rStyle w:val="CommentReference"/>
          <w:rFonts w:ascii="Georgia" w:hAnsi="Georgia"/>
        </w:rPr>
        <w:t xml:space="preserve">. </w:t>
      </w:r>
      <w:ins w:id="4" w:author="Jack Plummer" w:date="2022-09-20T09:10:00Z">
        <w:r w:rsidR="0048162C">
          <w:rPr>
            <w:rStyle w:val="CommentReference"/>
            <w:rFonts w:ascii="Georgia" w:hAnsi="Georgia"/>
          </w:rPr>
          <w:t xml:space="preserve">Research into </w:t>
        </w:r>
      </w:ins>
      <w:del w:id="5" w:author="Jack Plummer" w:date="2022-09-20T09:10:00Z">
        <w:r w:rsidDel="0048162C">
          <w:rPr>
            <w:rStyle w:val="CommentReference"/>
            <w:rFonts w:ascii="Georgia" w:hAnsi="Georgia"/>
          </w:rPr>
          <w:delText>P</w:delText>
        </w:r>
      </w:del>
      <w:ins w:id="6" w:author="Jack Plummer" w:date="2022-09-20T09:10:00Z">
        <w:r w:rsidR="0048162C">
          <w:rPr>
            <w:rStyle w:val="CommentReference"/>
            <w:rFonts w:ascii="Georgia" w:hAnsi="Georgia"/>
          </w:rPr>
          <w:t>p</w:t>
        </w:r>
      </w:ins>
      <w:r>
        <w:rPr>
          <w:rStyle w:val="CommentReference"/>
          <w:rFonts w:ascii="Georgia" w:hAnsi="Georgia"/>
        </w:rPr>
        <w:t>opulation status and trends, as well as severity of threats to the species, would be beneficial to validate this conservation status.</w:t>
      </w:r>
    </w:p>
    <w:p w14:paraId="4F046498" w14:textId="77777777" w:rsidR="007817E0" w:rsidRDefault="00721DFA">
      <w:pPr>
        <w:pStyle w:val="Heading1"/>
        <w:divId w:val="494104758"/>
        <w:rPr>
          <w:rFonts w:eastAsia="Times New Roman"/>
          <w:sz w:val="29"/>
          <w:szCs w:val="29"/>
        </w:rPr>
      </w:pPr>
      <w:r>
        <w:rPr>
          <w:rFonts w:ascii="Georgia" w:eastAsia="Times New Roman" w:hAnsi="Georgia"/>
          <w:sz w:val="29"/>
          <w:szCs w:val="29"/>
        </w:rPr>
        <w:t>Distribution</w:t>
      </w:r>
    </w:p>
    <w:p w14:paraId="7693FB80" w14:textId="77777777" w:rsidR="007817E0" w:rsidRDefault="00721DFA">
      <w:pPr>
        <w:pStyle w:val="Heading2"/>
        <w:divId w:val="494104758"/>
        <w:rPr>
          <w:rFonts w:ascii="Georgia" w:eastAsia="Times New Roman" w:hAnsi="Georgia"/>
          <w:sz w:val="27"/>
          <w:szCs w:val="27"/>
        </w:rPr>
      </w:pPr>
      <w:r>
        <w:rPr>
          <w:rFonts w:ascii="Georgia" w:eastAsia="Times New Roman" w:hAnsi="Georgia"/>
          <w:sz w:val="27"/>
          <w:szCs w:val="27"/>
        </w:rPr>
        <w:t>Geographic Range</w:t>
      </w:r>
    </w:p>
    <w:p w14:paraId="26244700" w14:textId="0D98D90E" w:rsidR="007817E0" w:rsidRDefault="00721DFA">
      <w:pPr>
        <w:pStyle w:val="NormalWeb"/>
        <w:divId w:val="494104758"/>
        <w:rPr>
          <w:rFonts w:ascii="Georgia" w:hAnsi="Georgia"/>
        </w:rPr>
      </w:pPr>
      <w:r>
        <w:rPr>
          <w:rFonts w:ascii="Georgia" w:hAnsi="Georgia"/>
        </w:rPr>
        <w:t>This is a widespread species, considered to be native to tropical Asia where its natural and biological distribution covers India, Nepal, Bhutan, China, Myanmar, Vietnam, Bangladesh and </w:t>
      </w:r>
      <w:del w:id="7" w:author="Jack Plummer" w:date="2022-09-20T09:10:00Z">
        <w:r w:rsidDel="0048162C">
          <w:rPr>
            <w:rFonts w:ascii="Georgia" w:hAnsi="Georgia"/>
          </w:rPr>
          <w:delText> </w:delText>
        </w:r>
      </w:del>
      <w:r>
        <w:rPr>
          <w:rFonts w:ascii="Georgia" w:hAnsi="Georgia"/>
        </w:rPr>
        <w:t xml:space="preserve">Thailand. It is also considered native to western Indonesia, where it has been recorded from Sumatra and Java (Hou 1994). This species is widely planted both within and outside its natural distribution and has become naturalized in several countries in Africa and Central America, Tanzania, Uganda, </w:t>
      </w:r>
      <w:proofErr w:type="gramStart"/>
      <w:r>
        <w:rPr>
          <w:rFonts w:ascii="Georgia" w:hAnsi="Georgia"/>
        </w:rPr>
        <w:t>Ethiopia</w:t>
      </w:r>
      <w:proofErr w:type="gramEnd"/>
      <w:r>
        <w:rPr>
          <w:rFonts w:ascii="Georgia" w:hAnsi="Georgia"/>
        </w:rPr>
        <w:t xml:space="preserve"> and Kenya (</w:t>
      </w:r>
      <w:proofErr w:type="spellStart"/>
      <w:r>
        <w:rPr>
          <w:rFonts w:ascii="Georgia" w:hAnsi="Georgia"/>
        </w:rPr>
        <w:t>Lemmens</w:t>
      </w:r>
      <w:proofErr w:type="spellEnd"/>
      <w:r>
        <w:rPr>
          <w:rFonts w:ascii="Georgia" w:hAnsi="Georgia"/>
        </w:rPr>
        <w:t xml:space="preserve"> 2010</w:t>
      </w:r>
      <w:ins w:id="8" w:author="Jack Plummer" w:date="2022-09-20T09:11:00Z">
        <w:r w:rsidR="0048162C">
          <w:rPr>
            <w:rFonts w:ascii="Georgia" w:hAnsi="Georgia"/>
          </w:rPr>
          <w:t>,</w:t>
        </w:r>
      </w:ins>
      <w:del w:id="9" w:author="Jack Plummer" w:date="2022-09-20T09:11:00Z">
        <w:r w:rsidDel="0048162C">
          <w:rPr>
            <w:rFonts w:ascii="Georgia" w:hAnsi="Georgia"/>
          </w:rPr>
          <w:delText>;</w:delText>
        </w:r>
      </w:del>
      <w:r>
        <w:rPr>
          <w:rFonts w:ascii="Georgia" w:hAnsi="Georgia"/>
        </w:rPr>
        <w:t xml:space="preserve"> Witt and Luke </w:t>
      </w:r>
      <w:commentRangeStart w:id="10"/>
      <w:r>
        <w:rPr>
          <w:rFonts w:ascii="Georgia" w:hAnsi="Georgia"/>
        </w:rPr>
        <w:t>2017</w:t>
      </w:r>
      <w:commentRangeEnd w:id="10"/>
      <w:r w:rsidR="0048162C">
        <w:rPr>
          <w:rStyle w:val="CommentReference"/>
          <w:sz w:val="20"/>
          <w:szCs w:val="20"/>
        </w:rPr>
        <w:commentReference w:id="10"/>
      </w:r>
      <w:r>
        <w:rPr>
          <w:rFonts w:ascii="Georgia" w:hAnsi="Georgia"/>
        </w:rPr>
        <w:t>).</w:t>
      </w:r>
    </w:p>
    <w:p w14:paraId="58C49B3F" w14:textId="77777777" w:rsidR="007817E0" w:rsidRDefault="00721DFA">
      <w:pPr>
        <w:pStyle w:val="Heading2"/>
        <w:divId w:val="494104758"/>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43"/>
        <w:gridCol w:w="2354"/>
        <w:gridCol w:w="4513"/>
      </w:tblGrid>
      <w:tr w:rsidR="007817E0" w14:paraId="1525B3FF" w14:textId="77777777">
        <w:trPr>
          <w:divId w:val="494104758"/>
          <w:tblCellSpacing w:w="15" w:type="dxa"/>
        </w:trPr>
        <w:tc>
          <w:tcPr>
            <w:tcW w:w="0" w:type="auto"/>
            <w:tcBorders>
              <w:bottom w:val="single" w:sz="6" w:space="0" w:color="000000"/>
            </w:tcBorders>
            <w:shd w:val="clear" w:color="auto" w:fill="BBBBBB"/>
            <w:vAlign w:val="center"/>
            <w:hideMark/>
          </w:tcPr>
          <w:p w14:paraId="0984AE56"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lastRenderedPageBreak/>
              <w:t>Estimated extent of occurrence (EOO)- in km2</w:t>
            </w:r>
          </w:p>
        </w:tc>
        <w:tc>
          <w:tcPr>
            <w:tcW w:w="0" w:type="auto"/>
            <w:tcBorders>
              <w:bottom w:val="single" w:sz="6" w:space="0" w:color="000000"/>
            </w:tcBorders>
            <w:shd w:val="clear" w:color="auto" w:fill="BBBBBB"/>
            <w:vAlign w:val="center"/>
            <w:hideMark/>
          </w:tcPr>
          <w:p w14:paraId="4220C2AD"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DD951D8"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817E0" w14:paraId="596441B8" w14:textId="77777777">
        <w:trPr>
          <w:divId w:val="494104758"/>
          <w:tblCellSpacing w:w="15" w:type="dxa"/>
        </w:trPr>
        <w:tc>
          <w:tcPr>
            <w:tcW w:w="0" w:type="auto"/>
            <w:vAlign w:val="center"/>
            <w:hideMark/>
          </w:tcPr>
          <w:p w14:paraId="6277001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8402194</w:t>
            </w:r>
          </w:p>
        </w:tc>
        <w:tc>
          <w:tcPr>
            <w:tcW w:w="0" w:type="auto"/>
            <w:vAlign w:val="center"/>
            <w:hideMark/>
          </w:tcPr>
          <w:p w14:paraId="0A4B9D5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1DFFFC7" w14:textId="1A8B27DB" w:rsidR="007817E0" w:rsidRDefault="00721DFA">
            <w:pPr>
              <w:spacing w:after="75"/>
              <w:rPr>
                <w:rFonts w:ascii="Georgia" w:eastAsia="Times New Roman" w:hAnsi="Georgia"/>
                <w:sz w:val="18"/>
                <w:szCs w:val="18"/>
              </w:rPr>
            </w:pPr>
            <w:r>
              <w:rPr>
                <w:rFonts w:ascii="Georgia" w:eastAsia="Times New Roman" w:hAnsi="Georgia"/>
                <w:sz w:val="18"/>
                <w:szCs w:val="18"/>
              </w:rPr>
              <w:t>Estimated from a minimum convex polygon f</w:t>
            </w:r>
            <w:ins w:id="11" w:author="Jack Plummer" w:date="2022-09-20T09:11:00Z">
              <w:r w:rsidR="0048162C">
                <w:rPr>
                  <w:rFonts w:ascii="Georgia" w:eastAsia="Times New Roman" w:hAnsi="Georgia"/>
                  <w:sz w:val="18"/>
                  <w:szCs w:val="18"/>
                </w:rPr>
                <w:t>or</w:t>
              </w:r>
            </w:ins>
            <w:del w:id="12" w:author="Jack Plummer" w:date="2022-09-20T09:11:00Z">
              <w:r w:rsidDel="0048162C">
                <w:rPr>
                  <w:rFonts w:ascii="Georgia" w:eastAsia="Times New Roman" w:hAnsi="Georgia"/>
                  <w:sz w:val="18"/>
                  <w:szCs w:val="18"/>
                </w:rPr>
                <w:delText>rom</w:delText>
              </w:r>
            </w:del>
            <w:r>
              <w:rPr>
                <w:rFonts w:ascii="Georgia" w:eastAsia="Times New Roman" w:hAnsi="Georgia"/>
                <w:sz w:val="18"/>
                <w:szCs w:val="18"/>
              </w:rPr>
              <w:t xml:space="preserve"> georeferenced herbarium specimens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w:t>
            </w:r>
            <w:ins w:id="13" w:author="Jack Plummer" w:date="2022-09-20T09:42:00Z">
              <w:r>
                <w:rPr>
                  <w:rFonts w:ascii="Georgia" w:eastAsia="Times New Roman" w:hAnsi="Georgia"/>
                  <w:sz w:val="18"/>
                  <w:szCs w:val="18"/>
                </w:rPr>
                <w:t>.</w:t>
              </w:r>
            </w:ins>
            <w:r>
              <w:rPr>
                <w:rFonts w:ascii="Georgia" w:eastAsia="Times New Roman" w:hAnsi="Georgia"/>
                <w:sz w:val="18"/>
                <w:szCs w:val="18"/>
              </w:rPr>
              <w:t xml:space="preserve"> 2011).</w:t>
            </w:r>
          </w:p>
        </w:tc>
      </w:tr>
    </w:tbl>
    <w:p w14:paraId="763A142B" w14:textId="77777777" w:rsidR="007817E0" w:rsidRDefault="00721DFA">
      <w:pPr>
        <w:pStyle w:val="Heading2"/>
        <w:divId w:val="494104758"/>
        <w:rPr>
          <w:rFonts w:ascii="Georgia" w:eastAsia="Times New Roman" w:hAnsi="Georgia"/>
          <w:sz w:val="27"/>
          <w:szCs w:val="27"/>
        </w:rPr>
      </w:pPr>
      <w:r>
        <w:rPr>
          <w:rFonts w:ascii="Georgia" w:eastAsia="Times New Roman" w:hAnsi="Georgia"/>
          <w:sz w:val="27"/>
          <w:szCs w:val="27"/>
        </w:rPr>
        <w:t>Elevation / Depth / Depth Zones</w:t>
      </w:r>
    </w:p>
    <w:p w14:paraId="2D24BE24" w14:textId="77777777" w:rsidR="007817E0" w:rsidRDefault="00721DFA">
      <w:pPr>
        <w:pStyle w:val="NormalWeb"/>
        <w:divId w:val="494104758"/>
        <w:rPr>
          <w:rFonts w:ascii="Georgia" w:hAnsi="Georgia"/>
        </w:rPr>
      </w:pPr>
      <w:r>
        <w:rPr>
          <w:rStyle w:val="datalabel1"/>
          <w:rFonts w:ascii="Georgia" w:hAnsi="Georgia"/>
        </w:rPr>
        <w:t xml:space="preserve">Elevation Lower Limit (in metres above sea level): </w:t>
      </w:r>
      <w:r>
        <w:rPr>
          <w:rFonts w:ascii="Georgia" w:hAnsi="Georgia"/>
        </w:rPr>
        <w:t>0</w:t>
      </w:r>
    </w:p>
    <w:p w14:paraId="759F431E" w14:textId="77777777" w:rsidR="007817E0" w:rsidRDefault="00721DFA">
      <w:pPr>
        <w:pStyle w:val="NormalWeb"/>
        <w:divId w:val="494104758"/>
        <w:rPr>
          <w:rFonts w:ascii="Georgia" w:hAnsi="Georgia"/>
        </w:rPr>
      </w:pPr>
      <w:r>
        <w:rPr>
          <w:rStyle w:val="datalabel1"/>
          <w:rFonts w:ascii="Georgia" w:hAnsi="Georgia"/>
        </w:rPr>
        <w:t xml:space="preserve">Elevation Upper Limit (in metres above sea level): </w:t>
      </w:r>
      <w:r>
        <w:rPr>
          <w:rFonts w:ascii="Georgia" w:hAnsi="Georgia"/>
        </w:rPr>
        <w:t>1500</w:t>
      </w:r>
    </w:p>
    <w:p w14:paraId="79DEC025" w14:textId="77777777" w:rsidR="007817E0" w:rsidRDefault="00721DFA">
      <w:pPr>
        <w:pStyle w:val="Heading2"/>
        <w:divId w:val="494104758"/>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4"/>
        <w:gridCol w:w="1132"/>
        <w:gridCol w:w="1782"/>
        <w:gridCol w:w="971"/>
        <w:gridCol w:w="1001"/>
        <w:gridCol w:w="1228"/>
        <w:gridCol w:w="1137"/>
        <w:gridCol w:w="1085"/>
      </w:tblGrid>
      <w:tr w:rsidR="007817E0" w14:paraId="7BF780BF" w14:textId="77777777">
        <w:trPr>
          <w:divId w:val="494104758"/>
          <w:tblCellSpacing w:w="15" w:type="dxa"/>
        </w:trPr>
        <w:tc>
          <w:tcPr>
            <w:tcW w:w="0" w:type="auto"/>
            <w:tcBorders>
              <w:bottom w:val="single" w:sz="6" w:space="0" w:color="000000"/>
            </w:tcBorders>
            <w:shd w:val="clear" w:color="auto" w:fill="BBBBBB"/>
            <w:vAlign w:val="center"/>
            <w:hideMark/>
          </w:tcPr>
          <w:p w14:paraId="717E3B28"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12B06725"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471A26D"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6670FAF9"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17591852"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5006D0EA"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308973A8"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426B4EC"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7817E0" w14:paraId="2D95A142" w14:textId="77777777">
        <w:trPr>
          <w:divId w:val="494104758"/>
          <w:tblCellSpacing w:w="15" w:type="dxa"/>
        </w:trPr>
        <w:tc>
          <w:tcPr>
            <w:tcW w:w="0" w:type="auto"/>
            <w:vAlign w:val="center"/>
            <w:hideMark/>
          </w:tcPr>
          <w:p w14:paraId="6113165F" w14:textId="77777777" w:rsidR="007817E0" w:rsidRDefault="00721DFA">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344E256F"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4FEF4E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 xml:space="preserve">Point data generated from herbarium specimen records and species observations </w:t>
            </w:r>
            <w:commentRangeStart w:id="14"/>
            <w:r>
              <w:rPr>
                <w:rFonts w:ascii="Georgia" w:eastAsia="Times New Roman" w:hAnsi="Georgia"/>
                <w:sz w:val="18"/>
                <w:szCs w:val="18"/>
              </w:rPr>
              <w:t>(</w:t>
            </w:r>
            <w:proofErr w:type="spellStart"/>
            <w:r>
              <w:rPr>
                <w:rFonts w:ascii="Georgia" w:eastAsia="Times New Roman" w:hAnsi="Georgia"/>
                <w:sz w:val="18"/>
                <w:szCs w:val="18"/>
              </w:rPr>
              <w:t>Sunarno</w:t>
            </w:r>
            <w:proofErr w:type="spellEnd"/>
            <w:r>
              <w:rPr>
                <w:rFonts w:ascii="Georgia" w:eastAsia="Times New Roman" w:hAnsi="Georgia"/>
                <w:sz w:val="18"/>
                <w:szCs w:val="18"/>
              </w:rPr>
              <w:t xml:space="preserve"> and Ohashi 1997, GBIF.org 2021). While the point data does not include all collections or observations, it is representative of the geographic range as described by </w:t>
            </w:r>
            <w:proofErr w:type="spellStart"/>
            <w:r>
              <w:rPr>
                <w:rFonts w:ascii="Georgia" w:eastAsia="Times New Roman" w:hAnsi="Georgia"/>
                <w:sz w:val="18"/>
                <w:szCs w:val="18"/>
              </w:rPr>
              <w:t>Adema</w:t>
            </w:r>
            <w:proofErr w:type="spellEnd"/>
            <w:r>
              <w:rPr>
                <w:rFonts w:ascii="Georgia" w:eastAsia="Times New Roman" w:hAnsi="Georgia"/>
                <w:sz w:val="18"/>
                <w:szCs w:val="18"/>
              </w:rPr>
              <w:t xml:space="preserve"> et al. (2016) and the Plants of the World Online (2019) database.</w:t>
            </w:r>
            <w:commentRangeEnd w:id="14"/>
            <w:r w:rsidR="0048162C">
              <w:rPr>
                <w:rStyle w:val="CommentReference"/>
                <w:sz w:val="20"/>
                <w:szCs w:val="20"/>
              </w:rPr>
              <w:commentReference w:id="14"/>
            </w:r>
          </w:p>
        </w:tc>
        <w:tc>
          <w:tcPr>
            <w:tcW w:w="0" w:type="auto"/>
            <w:vAlign w:val="center"/>
            <w:hideMark/>
          </w:tcPr>
          <w:p w14:paraId="3405489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9BF5F97"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DC2F24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AD67AF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139484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bl>
    <w:p w14:paraId="60582AEE" w14:textId="77777777" w:rsidR="007817E0" w:rsidRDefault="00721DFA">
      <w:pPr>
        <w:pStyle w:val="Heading2"/>
        <w:divId w:val="494104758"/>
        <w:rPr>
          <w:rFonts w:ascii="Georgia" w:eastAsia="Times New Roman" w:hAnsi="Georgia"/>
          <w:sz w:val="27"/>
          <w:szCs w:val="27"/>
        </w:rPr>
      </w:pPr>
      <w:r>
        <w:rPr>
          <w:rFonts w:ascii="Georgia" w:eastAsia="Times New Roman" w:hAnsi="Georgia"/>
          <w:sz w:val="27"/>
          <w:szCs w:val="27"/>
        </w:rPr>
        <w:t>Biogeographic Realms</w:t>
      </w:r>
    </w:p>
    <w:p w14:paraId="3173D104" w14:textId="77777777" w:rsidR="007817E0" w:rsidRDefault="00721DFA">
      <w:pPr>
        <w:pStyle w:val="NormalWeb"/>
        <w:divId w:val="494104758"/>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43265727" w14:textId="77777777" w:rsidR="007817E0" w:rsidRDefault="00721DFA">
      <w:pPr>
        <w:pStyle w:val="Heading1"/>
        <w:divId w:val="1874612553"/>
        <w:rPr>
          <w:rFonts w:ascii="Georgia" w:eastAsia="Times New Roman" w:hAnsi="Georgia"/>
          <w:sz w:val="29"/>
          <w:szCs w:val="29"/>
        </w:rPr>
      </w:pPr>
      <w:r>
        <w:rPr>
          <w:rFonts w:ascii="Georgia" w:eastAsia="Times New Roman" w:hAnsi="Georgia"/>
          <w:sz w:val="29"/>
          <w:szCs w:val="29"/>
        </w:rPr>
        <w:t>Occurrence</w:t>
      </w:r>
    </w:p>
    <w:p w14:paraId="30EA3EB2" w14:textId="77777777" w:rsidR="007817E0" w:rsidRDefault="00721DFA">
      <w:pPr>
        <w:pStyle w:val="Heading2"/>
        <w:divId w:val="1874612553"/>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96"/>
        <w:gridCol w:w="901"/>
        <w:gridCol w:w="657"/>
        <w:gridCol w:w="1430"/>
        <w:gridCol w:w="1154"/>
      </w:tblGrid>
      <w:tr w:rsidR="007817E0" w14:paraId="051E19B4" w14:textId="77777777">
        <w:trPr>
          <w:divId w:val="1874612553"/>
          <w:tblCellSpacing w:w="15" w:type="dxa"/>
        </w:trPr>
        <w:tc>
          <w:tcPr>
            <w:tcW w:w="0" w:type="auto"/>
            <w:tcBorders>
              <w:bottom w:val="single" w:sz="6" w:space="0" w:color="000000"/>
            </w:tcBorders>
            <w:shd w:val="clear" w:color="auto" w:fill="BBBBBB"/>
            <w:vAlign w:val="center"/>
            <w:hideMark/>
          </w:tcPr>
          <w:p w14:paraId="2574101A"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709A7C53"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71A075E8"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33D84BEE"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0BE5ACAD"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7817E0" w14:paraId="30A8976D" w14:textId="77777777">
        <w:trPr>
          <w:divId w:val="1874612553"/>
          <w:tblCellSpacing w:w="15" w:type="dxa"/>
        </w:trPr>
        <w:tc>
          <w:tcPr>
            <w:tcW w:w="0" w:type="auto"/>
            <w:tcBorders>
              <w:bottom w:val="single" w:sz="6" w:space="0" w:color="CCCCCC"/>
            </w:tcBorders>
            <w:vAlign w:val="center"/>
            <w:hideMark/>
          </w:tcPr>
          <w:p w14:paraId="6ECCD25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Bangladesh</w:t>
            </w:r>
          </w:p>
        </w:tc>
        <w:tc>
          <w:tcPr>
            <w:tcW w:w="0" w:type="auto"/>
            <w:tcBorders>
              <w:bottom w:val="single" w:sz="6" w:space="0" w:color="CCCCCC"/>
            </w:tcBorders>
            <w:vAlign w:val="center"/>
            <w:hideMark/>
          </w:tcPr>
          <w:p w14:paraId="42AE96D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EDEAA4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F37214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104CFE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7600F895" w14:textId="77777777">
        <w:trPr>
          <w:divId w:val="1874612553"/>
          <w:tblCellSpacing w:w="15" w:type="dxa"/>
        </w:trPr>
        <w:tc>
          <w:tcPr>
            <w:tcW w:w="0" w:type="auto"/>
            <w:tcBorders>
              <w:bottom w:val="single" w:sz="6" w:space="0" w:color="CCCCCC"/>
            </w:tcBorders>
            <w:vAlign w:val="center"/>
            <w:hideMark/>
          </w:tcPr>
          <w:p w14:paraId="4EC6078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Bhutan</w:t>
            </w:r>
          </w:p>
        </w:tc>
        <w:tc>
          <w:tcPr>
            <w:tcW w:w="0" w:type="auto"/>
            <w:tcBorders>
              <w:bottom w:val="single" w:sz="6" w:space="0" w:color="CCCCCC"/>
            </w:tcBorders>
            <w:vAlign w:val="center"/>
            <w:hideMark/>
          </w:tcPr>
          <w:p w14:paraId="1E1B2CE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396894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11CA60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31A60D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50D1F595" w14:textId="77777777">
        <w:trPr>
          <w:divId w:val="1874612553"/>
          <w:tblCellSpacing w:w="15" w:type="dxa"/>
        </w:trPr>
        <w:tc>
          <w:tcPr>
            <w:tcW w:w="0" w:type="auto"/>
            <w:tcBorders>
              <w:bottom w:val="single" w:sz="6" w:space="0" w:color="CCCCCC"/>
            </w:tcBorders>
            <w:vAlign w:val="center"/>
            <w:hideMark/>
          </w:tcPr>
          <w:p w14:paraId="1E4D50F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China</w:t>
            </w:r>
          </w:p>
        </w:tc>
        <w:tc>
          <w:tcPr>
            <w:tcW w:w="0" w:type="auto"/>
            <w:tcBorders>
              <w:bottom w:val="single" w:sz="6" w:space="0" w:color="CCCCCC"/>
            </w:tcBorders>
            <w:vAlign w:val="center"/>
            <w:hideMark/>
          </w:tcPr>
          <w:p w14:paraId="172899E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BA5224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9203B0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48581D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6088FBD8" w14:textId="77777777">
        <w:trPr>
          <w:divId w:val="1874612553"/>
          <w:tblCellSpacing w:w="15" w:type="dxa"/>
        </w:trPr>
        <w:tc>
          <w:tcPr>
            <w:tcW w:w="0" w:type="auto"/>
            <w:tcBorders>
              <w:bottom w:val="single" w:sz="6" w:space="0" w:color="CCCCCC"/>
            </w:tcBorders>
            <w:vAlign w:val="center"/>
            <w:hideMark/>
          </w:tcPr>
          <w:p w14:paraId="21C739FC" w14:textId="77777777" w:rsidR="007817E0" w:rsidRDefault="00721DFA">
            <w:pPr>
              <w:spacing w:after="75"/>
              <w:rPr>
                <w:rFonts w:ascii="Georgia" w:eastAsia="Times New Roman" w:hAnsi="Georgia"/>
                <w:sz w:val="18"/>
                <w:szCs w:val="18"/>
              </w:rPr>
            </w:pPr>
            <w:r>
              <w:rPr>
                <w:rFonts w:ascii="Georgia" w:eastAsia="Times New Roman" w:hAnsi="Georgia"/>
                <w:sz w:val="18"/>
                <w:szCs w:val="18"/>
              </w:rPr>
              <w:lastRenderedPageBreak/>
              <w:t>China -&gt; Guangxi</w:t>
            </w:r>
          </w:p>
        </w:tc>
        <w:tc>
          <w:tcPr>
            <w:tcW w:w="0" w:type="auto"/>
            <w:tcBorders>
              <w:bottom w:val="single" w:sz="6" w:space="0" w:color="CCCCCC"/>
            </w:tcBorders>
            <w:vAlign w:val="center"/>
            <w:hideMark/>
          </w:tcPr>
          <w:p w14:paraId="73083EC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E5C538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6FCF44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41331A6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40ECF357" w14:textId="77777777">
        <w:trPr>
          <w:divId w:val="1874612553"/>
          <w:tblCellSpacing w:w="15" w:type="dxa"/>
        </w:trPr>
        <w:tc>
          <w:tcPr>
            <w:tcW w:w="0" w:type="auto"/>
            <w:tcBorders>
              <w:bottom w:val="single" w:sz="6" w:space="0" w:color="CCCCCC"/>
            </w:tcBorders>
            <w:vAlign w:val="center"/>
            <w:hideMark/>
          </w:tcPr>
          <w:p w14:paraId="0232752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China -&gt; Yunnan</w:t>
            </w:r>
          </w:p>
        </w:tc>
        <w:tc>
          <w:tcPr>
            <w:tcW w:w="0" w:type="auto"/>
            <w:tcBorders>
              <w:bottom w:val="single" w:sz="6" w:space="0" w:color="CCCCCC"/>
            </w:tcBorders>
            <w:vAlign w:val="center"/>
            <w:hideMark/>
          </w:tcPr>
          <w:p w14:paraId="64C5DB7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58082A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E2204A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A198AC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4DE84975" w14:textId="77777777">
        <w:trPr>
          <w:divId w:val="1874612553"/>
          <w:tblCellSpacing w:w="15" w:type="dxa"/>
        </w:trPr>
        <w:tc>
          <w:tcPr>
            <w:tcW w:w="0" w:type="auto"/>
            <w:tcBorders>
              <w:bottom w:val="single" w:sz="6" w:space="0" w:color="CCCCCC"/>
            </w:tcBorders>
            <w:vAlign w:val="center"/>
            <w:hideMark/>
          </w:tcPr>
          <w:p w14:paraId="5D4039BA"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w:t>
            </w:r>
          </w:p>
        </w:tc>
        <w:tc>
          <w:tcPr>
            <w:tcW w:w="0" w:type="auto"/>
            <w:tcBorders>
              <w:bottom w:val="single" w:sz="6" w:space="0" w:color="CCCCCC"/>
            </w:tcBorders>
            <w:vAlign w:val="center"/>
            <w:hideMark/>
          </w:tcPr>
          <w:p w14:paraId="03F38EB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1B66C1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E5D093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236730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2A1418A0" w14:textId="77777777">
        <w:trPr>
          <w:divId w:val="1874612553"/>
          <w:tblCellSpacing w:w="15" w:type="dxa"/>
        </w:trPr>
        <w:tc>
          <w:tcPr>
            <w:tcW w:w="0" w:type="auto"/>
            <w:tcBorders>
              <w:bottom w:val="single" w:sz="6" w:space="0" w:color="CCCCCC"/>
            </w:tcBorders>
            <w:vAlign w:val="center"/>
            <w:hideMark/>
          </w:tcPr>
          <w:p w14:paraId="6356ECE3"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 -&gt; Assam</w:t>
            </w:r>
          </w:p>
        </w:tc>
        <w:tc>
          <w:tcPr>
            <w:tcW w:w="0" w:type="auto"/>
            <w:tcBorders>
              <w:bottom w:val="single" w:sz="6" w:space="0" w:color="CCCCCC"/>
            </w:tcBorders>
            <w:vAlign w:val="center"/>
            <w:hideMark/>
          </w:tcPr>
          <w:p w14:paraId="18CAA313"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0DEC4E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D33AF5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2D9D6D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66774F9B" w14:textId="77777777">
        <w:trPr>
          <w:divId w:val="1874612553"/>
          <w:tblCellSpacing w:w="15" w:type="dxa"/>
        </w:trPr>
        <w:tc>
          <w:tcPr>
            <w:tcW w:w="0" w:type="auto"/>
            <w:tcBorders>
              <w:bottom w:val="single" w:sz="6" w:space="0" w:color="CCCCCC"/>
            </w:tcBorders>
            <w:vAlign w:val="center"/>
            <w:hideMark/>
          </w:tcPr>
          <w:p w14:paraId="60018B37"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 -&gt; Himachal Pradesh</w:t>
            </w:r>
          </w:p>
        </w:tc>
        <w:tc>
          <w:tcPr>
            <w:tcW w:w="0" w:type="auto"/>
            <w:tcBorders>
              <w:bottom w:val="single" w:sz="6" w:space="0" w:color="CCCCCC"/>
            </w:tcBorders>
            <w:vAlign w:val="center"/>
            <w:hideMark/>
          </w:tcPr>
          <w:p w14:paraId="364695B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CE9A9E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B27CD6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00FF8AAA"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758EFD55" w14:textId="77777777">
        <w:trPr>
          <w:divId w:val="1874612553"/>
          <w:tblCellSpacing w:w="15" w:type="dxa"/>
        </w:trPr>
        <w:tc>
          <w:tcPr>
            <w:tcW w:w="0" w:type="auto"/>
            <w:tcBorders>
              <w:bottom w:val="single" w:sz="6" w:space="0" w:color="CCCCCC"/>
            </w:tcBorders>
            <w:vAlign w:val="center"/>
            <w:hideMark/>
          </w:tcPr>
          <w:p w14:paraId="0A35E1D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 -&gt; Karnataka</w:t>
            </w:r>
          </w:p>
        </w:tc>
        <w:tc>
          <w:tcPr>
            <w:tcW w:w="0" w:type="auto"/>
            <w:tcBorders>
              <w:bottom w:val="single" w:sz="6" w:space="0" w:color="CCCCCC"/>
            </w:tcBorders>
            <w:vAlign w:val="center"/>
            <w:hideMark/>
          </w:tcPr>
          <w:p w14:paraId="50252BE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D12050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756A0C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1639D1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56120378" w14:textId="77777777">
        <w:trPr>
          <w:divId w:val="1874612553"/>
          <w:tblCellSpacing w:w="15" w:type="dxa"/>
        </w:trPr>
        <w:tc>
          <w:tcPr>
            <w:tcW w:w="0" w:type="auto"/>
            <w:tcBorders>
              <w:bottom w:val="single" w:sz="6" w:space="0" w:color="CCCCCC"/>
            </w:tcBorders>
            <w:vAlign w:val="center"/>
            <w:hideMark/>
          </w:tcPr>
          <w:p w14:paraId="09998EA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 -&gt; Kerala</w:t>
            </w:r>
          </w:p>
        </w:tc>
        <w:tc>
          <w:tcPr>
            <w:tcW w:w="0" w:type="auto"/>
            <w:tcBorders>
              <w:bottom w:val="single" w:sz="6" w:space="0" w:color="CCCCCC"/>
            </w:tcBorders>
            <w:vAlign w:val="center"/>
            <w:hideMark/>
          </w:tcPr>
          <w:p w14:paraId="63018DE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DAEBC53"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37BA653"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9A8A6C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14225C01" w14:textId="77777777">
        <w:trPr>
          <w:divId w:val="1874612553"/>
          <w:tblCellSpacing w:w="15" w:type="dxa"/>
        </w:trPr>
        <w:tc>
          <w:tcPr>
            <w:tcW w:w="0" w:type="auto"/>
            <w:tcBorders>
              <w:bottom w:val="single" w:sz="6" w:space="0" w:color="CCCCCC"/>
            </w:tcBorders>
            <w:vAlign w:val="center"/>
            <w:hideMark/>
          </w:tcPr>
          <w:p w14:paraId="0C1BE5D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 -&gt; Meghalaya</w:t>
            </w:r>
          </w:p>
        </w:tc>
        <w:tc>
          <w:tcPr>
            <w:tcW w:w="0" w:type="auto"/>
            <w:tcBorders>
              <w:bottom w:val="single" w:sz="6" w:space="0" w:color="CCCCCC"/>
            </w:tcBorders>
            <w:vAlign w:val="center"/>
            <w:hideMark/>
          </w:tcPr>
          <w:p w14:paraId="254D3B6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EEBBCA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4B0FFE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2556F5D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464D5879" w14:textId="77777777">
        <w:trPr>
          <w:divId w:val="1874612553"/>
          <w:tblCellSpacing w:w="15" w:type="dxa"/>
        </w:trPr>
        <w:tc>
          <w:tcPr>
            <w:tcW w:w="0" w:type="auto"/>
            <w:tcBorders>
              <w:bottom w:val="single" w:sz="6" w:space="0" w:color="CCCCCC"/>
            </w:tcBorders>
            <w:vAlign w:val="center"/>
            <w:hideMark/>
          </w:tcPr>
          <w:p w14:paraId="0530417F"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 -&gt; Sikkim</w:t>
            </w:r>
          </w:p>
        </w:tc>
        <w:tc>
          <w:tcPr>
            <w:tcW w:w="0" w:type="auto"/>
            <w:tcBorders>
              <w:bottom w:val="single" w:sz="6" w:space="0" w:color="CCCCCC"/>
            </w:tcBorders>
            <w:vAlign w:val="center"/>
            <w:hideMark/>
          </w:tcPr>
          <w:p w14:paraId="274D624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EC0200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B99650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16C608D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7F918405" w14:textId="77777777">
        <w:trPr>
          <w:divId w:val="1874612553"/>
          <w:tblCellSpacing w:w="15" w:type="dxa"/>
        </w:trPr>
        <w:tc>
          <w:tcPr>
            <w:tcW w:w="0" w:type="auto"/>
            <w:tcBorders>
              <w:bottom w:val="single" w:sz="6" w:space="0" w:color="CCCCCC"/>
            </w:tcBorders>
            <w:vAlign w:val="center"/>
            <w:hideMark/>
          </w:tcPr>
          <w:p w14:paraId="2048014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 -&gt; West Bengal</w:t>
            </w:r>
          </w:p>
        </w:tc>
        <w:tc>
          <w:tcPr>
            <w:tcW w:w="0" w:type="auto"/>
            <w:tcBorders>
              <w:bottom w:val="single" w:sz="6" w:space="0" w:color="CCCCCC"/>
            </w:tcBorders>
            <w:vAlign w:val="center"/>
            <w:hideMark/>
          </w:tcPr>
          <w:p w14:paraId="0566138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807085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0D8C31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16C0DAA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0CA1024A" w14:textId="77777777">
        <w:trPr>
          <w:divId w:val="1874612553"/>
          <w:tblCellSpacing w:w="15" w:type="dxa"/>
        </w:trPr>
        <w:tc>
          <w:tcPr>
            <w:tcW w:w="0" w:type="auto"/>
            <w:tcBorders>
              <w:bottom w:val="single" w:sz="6" w:space="0" w:color="CCCCCC"/>
            </w:tcBorders>
            <w:vAlign w:val="center"/>
            <w:hideMark/>
          </w:tcPr>
          <w:p w14:paraId="0C82BE7A"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Indonesia</w:t>
            </w:r>
          </w:p>
        </w:tc>
        <w:tc>
          <w:tcPr>
            <w:tcW w:w="0" w:type="auto"/>
            <w:tcBorders>
              <w:bottom w:val="single" w:sz="6" w:space="0" w:color="CCCCCC"/>
            </w:tcBorders>
            <w:vAlign w:val="center"/>
            <w:hideMark/>
          </w:tcPr>
          <w:p w14:paraId="0ED1F39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779995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EFCFAD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A2F1E0F"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0BA81CA7" w14:textId="77777777">
        <w:trPr>
          <w:divId w:val="1874612553"/>
          <w:tblCellSpacing w:w="15" w:type="dxa"/>
        </w:trPr>
        <w:tc>
          <w:tcPr>
            <w:tcW w:w="0" w:type="auto"/>
            <w:tcBorders>
              <w:bottom w:val="single" w:sz="6" w:space="0" w:color="CCCCCC"/>
            </w:tcBorders>
            <w:vAlign w:val="center"/>
            <w:hideMark/>
          </w:tcPr>
          <w:p w14:paraId="17E1866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 xml:space="preserve">Indonesia -&gt; </w:t>
            </w:r>
            <w:proofErr w:type="spellStart"/>
            <w:r>
              <w:rPr>
                <w:rFonts w:ascii="Georgia" w:eastAsia="Times New Roman" w:hAnsi="Georgia"/>
                <w:sz w:val="18"/>
                <w:szCs w:val="18"/>
              </w:rPr>
              <w:t>Jawa</w:t>
            </w:r>
            <w:proofErr w:type="spellEnd"/>
          </w:p>
        </w:tc>
        <w:tc>
          <w:tcPr>
            <w:tcW w:w="0" w:type="auto"/>
            <w:tcBorders>
              <w:bottom w:val="single" w:sz="6" w:space="0" w:color="CCCCCC"/>
            </w:tcBorders>
            <w:vAlign w:val="center"/>
            <w:hideMark/>
          </w:tcPr>
          <w:p w14:paraId="41ED2B9A"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2AE902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DDD26DF"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82918C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12F93C2A" w14:textId="77777777">
        <w:trPr>
          <w:divId w:val="1874612553"/>
          <w:tblCellSpacing w:w="15" w:type="dxa"/>
        </w:trPr>
        <w:tc>
          <w:tcPr>
            <w:tcW w:w="0" w:type="auto"/>
            <w:tcBorders>
              <w:bottom w:val="single" w:sz="6" w:space="0" w:color="CCCCCC"/>
            </w:tcBorders>
            <w:vAlign w:val="center"/>
            <w:hideMark/>
          </w:tcPr>
          <w:p w14:paraId="4B5FF96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Indonesia -&gt; Sumatera</w:t>
            </w:r>
          </w:p>
        </w:tc>
        <w:tc>
          <w:tcPr>
            <w:tcW w:w="0" w:type="auto"/>
            <w:tcBorders>
              <w:bottom w:val="single" w:sz="6" w:space="0" w:color="CCCCCC"/>
            </w:tcBorders>
            <w:vAlign w:val="center"/>
            <w:hideMark/>
          </w:tcPr>
          <w:p w14:paraId="3BEFA9E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454DED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6F5266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5D04BD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39E98F8F" w14:textId="77777777">
        <w:trPr>
          <w:divId w:val="1874612553"/>
          <w:tblCellSpacing w:w="15" w:type="dxa"/>
        </w:trPr>
        <w:tc>
          <w:tcPr>
            <w:tcW w:w="0" w:type="auto"/>
            <w:tcBorders>
              <w:bottom w:val="single" w:sz="6" w:space="0" w:color="CCCCCC"/>
            </w:tcBorders>
            <w:vAlign w:val="center"/>
            <w:hideMark/>
          </w:tcPr>
          <w:p w14:paraId="7E85C35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Lao People's Democratic Republic</w:t>
            </w:r>
          </w:p>
        </w:tc>
        <w:tc>
          <w:tcPr>
            <w:tcW w:w="0" w:type="auto"/>
            <w:tcBorders>
              <w:bottom w:val="single" w:sz="6" w:space="0" w:color="CCCCCC"/>
            </w:tcBorders>
            <w:vAlign w:val="center"/>
            <w:hideMark/>
          </w:tcPr>
          <w:p w14:paraId="6CA2CCC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C96936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7A0ED2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3B6766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4A0297AD" w14:textId="77777777">
        <w:trPr>
          <w:divId w:val="1874612553"/>
          <w:tblCellSpacing w:w="15" w:type="dxa"/>
        </w:trPr>
        <w:tc>
          <w:tcPr>
            <w:tcW w:w="0" w:type="auto"/>
            <w:tcBorders>
              <w:bottom w:val="single" w:sz="6" w:space="0" w:color="CCCCCC"/>
            </w:tcBorders>
            <w:vAlign w:val="center"/>
            <w:hideMark/>
          </w:tcPr>
          <w:p w14:paraId="50352CB3" w14:textId="77777777" w:rsidR="007817E0" w:rsidRDefault="00721DFA">
            <w:pPr>
              <w:spacing w:after="75"/>
              <w:rPr>
                <w:rFonts w:ascii="Georgia" w:eastAsia="Times New Roman" w:hAnsi="Georgia"/>
                <w:sz w:val="18"/>
                <w:szCs w:val="18"/>
              </w:rPr>
            </w:pPr>
            <w:r>
              <w:rPr>
                <w:rFonts w:ascii="Georgia" w:eastAsia="Times New Roman" w:hAnsi="Georgia"/>
                <w:sz w:val="18"/>
                <w:szCs w:val="18"/>
              </w:rPr>
              <w:t>Myanmar</w:t>
            </w:r>
          </w:p>
        </w:tc>
        <w:tc>
          <w:tcPr>
            <w:tcW w:w="0" w:type="auto"/>
            <w:tcBorders>
              <w:bottom w:val="single" w:sz="6" w:space="0" w:color="CCCCCC"/>
            </w:tcBorders>
            <w:vAlign w:val="center"/>
            <w:hideMark/>
          </w:tcPr>
          <w:p w14:paraId="2300C15F"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F071407"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D984B6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6926A3D"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5BAEB90D" w14:textId="77777777">
        <w:trPr>
          <w:divId w:val="1874612553"/>
          <w:tblCellSpacing w:w="15" w:type="dxa"/>
        </w:trPr>
        <w:tc>
          <w:tcPr>
            <w:tcW w:w="0" w:type="auto"/>
            <w:tcBorders>
              <w:bottom w:val="single" w:sz="6" w:space="0" w:color="CCCCCC"/>
            </w:tcBorders>
            <w:vAlign w:val="center"/>
            <w:hideMark/>
          </w:tcPr>
          <w:p w14:paraId="6081A8C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Nepal</w:t>
            </w:r>
          </w:p>
        </w:tc>
        <w:tc>
          <w:tcPr>
            <w:tcW w:w="0" w:type="auto"/>
            <w:tcBorders>
              <w:bottom w:val="single" w:sz="6" w:space="0" w:color="CCCCCC"/>
            </w:tcBorders>
            <w:vAlign w:val="center"/>
            <w:hideMark/>
          </w:tcPr>
          <w:p w14:paraId="6935C25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E6CBBA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C68A74D"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5E70B7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79B52EED" w14:textId="77777777">
        <w:trPr>
          <w:divId w:val="1874612553"/>
          <w:tblCellSpacing w:w="15" w:type="dxa"/>
        </w:trPr>
        <w:tc>
          <w:tcPr>
            <w:tcW w:w="0" w:type="auto"/>
            <w:tcBorders>
              <w:bottom w:val="single" w:sz="6" w:space="0" w:color="CCCCCC"/>
            </w:tcBorders>
            <w:vAlign w:val="center"/>
            <w:hideMark/>
          </w:tcPr>
          <w:p w14:paraId="58FE211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2848EC8A"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0A73AE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A8BA8C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AD6B39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bl>
    <w:p w14:paraId="36D63056" w14:textId="77777777" w:rsidR="007817E0" w:rsidRDefault="00721DFA">
      <w:pPr>
        <w:pStyle w:val="Heading1"/>
        <w:divId w:val="4795613"/>
        <w:rPr>
          <w:rFonts w:ascii="Georgia" w:eastAsia="Times New Roman" w:hAnsi="Georgia"/>
          <w:sz w:val="29"/>
          <w:szCs w:val="29"/>
        </w:rPr>
      </w:pPr>
      <w:r>
        <w:rPr>
          <w:rFonts w:ascii="Georgia" w:eastAsia="Times New Roman" w:hAnsi="Georgia"/>
          <w:sz w:val="29"/>
          <w:szCs w:val="29"/>
        </w:rPr>
        <w:t>Population</w:t>
      </w:r>
    </w:p>
    <w:p w14:paraId="52091EFE" w14:textId="0553E184" w:rsidR="007817E0" w:rsidRDefault="00721DFA">
      <w:pPr>
        <w:pStyle w:val="NormalWeb"/>
        <w:divId w:val="4795613"/>
        <w:rPr>
          <w:rFonts w:ascii="Georgia" w:hAnsi="Georgia"/>
        </w:rPr>
      </w:pPr>
      <w:r>
        <w:rPr>
          <w:rFonts w:ascii="Georgia" w:hAnsi="Georgia"/>
        </w:rPr>
        <w:t xml:space="preserve">This species has a widespread distribution throughout </w:t>
      </w:r>
      <w:del w:id="15" w:author="Jack Plummer" w:date="2022-09-20T09:12:00Z">
        <w:r w:rsidDel="0048162C">
          <w:rPr>
            <w:rFonts w:ascii="Georgia" w:hAnsi="Georgia"/>
          </w:rPr>
          <w:delText xml:space="preserve">the </w:delText>
        </w:r>
      </w:del>
      <w:r>
        <w:rPr>
          <w:rFonts w:ascii="Georgia" w:hAnsi="Georgia"/>
        </w:rPr>
        <w:t xml:space="preserve">tropical Asia and </w:t>
      </w:r>
      <w:ins w:id="16" w:author="Jack Plummer" w:date="2022-09-20T09:12:00Z">
        <w:r w:rsidR="0048162C">
          <w:rPr>
            <w:rFonts w:ascii="Georgia" w:hAnsi="Georgia"/>
          </w:rPr>
          <w:t xml:space="preserve">is </w:t>
        </w:r>
      </w:ins>
      <w:r>
        <w:rPr>
          <w:rFonts w:ascii="Georgia" w:hAnsi="Georgia"/>
        </w:rPr>
        <w:t>naturalized in several countries, thus it is suspected that the global population is large</w:t>
      </w:r>
      <w:del w:id="17" w:author="Jack Plummer" w:date="2022-09-20T09:13:00Z">
        <w:r w:rsidDel="0048162C">
          <w:rPr>
            <w:rFonts w:ascii="Georgia" w:hAnsi="Georgia"/>
          </w:rPr>
          <w:delText>.  It is therefore suspected that</w:delText>
        </w:r>
      </w:del>
      <w:ins w:id="18" w:author="Jack Plummer" w:date="2022-09-20T09:13:00Z">
        <w:r w:rsidR="0048162C">
          <w:rPr>
            <w:rFonts w:ascii="Georgia" w:hAnsi="Georgia"/>
          </w:rPr>
          <w:t xml:space="preserve"> and</w:t>
        </w:r>
      </w:ins>
      <w:r>
        <w:rPr>
          <w:rFonts w:ascii="Georgia" w:hAnsi="Georgia"/>
        </w:rPr>
        <w:t xml:space="preserve"> the population trend is stable. Further research is recommended to better evaluate the population status and trend for this species.</w:t>
      </w:r>
    </w:p>
    <w:p w14:paraId="42F6E89D" w14:textId="77777777" w:rsidR="007817E0" w:rsidRDefault="00721DFA">
      <w:pPr>
        <w:pStyle w:val="Heading2"/>
        <w:divId w:val="4795613"/>
        <w:rPr>
          <w:rFonts w:ascii="Georgia" w:eastAsia="Times New Roman" w:hAnsi="Georgia"/>
          <w:sz w:val="27"/>
          <w:szCs w:val="27"/>
        </w:rPr>
      </w:pPr>
      <w:r>
        <w:rPr>
          <w:rFonts w:ascii="Georgia" w:eastAsia="Times New Roman" w:hAnsi="Georgia"/>
          <w:sz w:val="27"/>
          <w:szCs w:val="27"/>
        </w:rPr>
        <w:t>Population Information</w:t>
      </w:r>
    </w:p>
    <w:p w14:paraId="1546AFEC" w14:textId="77777777" w:rsidR="007817E0" w:rsidRDefault="00721DFA">
      <w:pPr>
        <w:pStyle w:val="NormalWeb"/>
        <w:divId w:val="4795613"/>
        <w:rPr>
          <w:rFonts w:ascii="Georgia" w:hAnsi="Georgia"/>
        </w:rPr>
      </w:pPr>
      <w:r>
        <w:rPr>
          <w:rStyle w:val="datalabel1"/>
          <w:rFonts w:ascii="Georgia" w:hAnsi="Georgia"/>
        </w:rPr>
        <w:t xml:space="preserve">Current Population Trend: </w:t>
      </w:r>
      <w:r>
        <w:rPr>
          <w:rFonts w:ascii="Georgia" w:hAnsi="Georgia"/>
        </w:rPr>
        <w:t>Stable</w:t>
      </w:r>
    </w:p>
    <w:p w14:paraId="53D79EE4" w14:textId="77777777" w:rsidR="007817E0" w:rsidRDefault="00721DFA">
      <w:pPr>
        <w:pStyle w:val="Heading1"/>
        <w:divId w:val="1383938439"/>
        <w:rPr>
          <w:rFonts w:ascii="Georgia" w:eastAsia="Times New Roman" w:hAnsi="Georgia"/>
          <w:sz w:val="29"/>
          <w:szCs w:val="29"/>
        </w:rPr>
      </w:pPr>
      <w:commentRangeStart w:id="19"/>
      <w:r>
        <w:rPr>
          <w:rFonts w:ascii="Georgia" w:eastAsia="Times New Roman" w:hAnsi="Georgia"/>
          <w:sz w:val="29"/>
          <w:szCs w:val="29"/>
        </w:rPr>
        <w:t>Habitats and Ecology</w:t>
      </w:r>
      <w:commentRangeEnd w:id="19"/>
      <w:r w:rsidR="0048162C">
        <w:rPr>
          <w:rStyle w:val="CommentReference"/>
          <w:b w:val="0"/>
          <w:bCs w:val="0"/>
          <w:color w:val="auto"/>
          <w:kern w:val="0"/>
          <w:sz w:val="20"/>
          <w:szCs w:val="20"/>
        </w:rPr>
        <w:commentReference w:id="19"/>
      </w:r>
    </w:p>
    <w:p w14:paraId="11F76679" w14:textId="32C427B7" w:rsidR="007817E0" w:rsidRDefault="00721DFA">
      <w:pPr>
        <w:pStyle w:val="NormalWeb"/>
        <w:divId w:val="1383938439"/>
        <w:rPr>
          <w:rFonts w:ascii="Georgia" w:hAnsi="Georgia"/>
        </w:rPr>
      </w:pPr>
      <w:proofErr w:type="spellStart"/>
      <w:r>
        <w:rPr>
          <w:rStyle w:val="Emphasis"/>
          <w:rFonts w:ascii="Georgia" w:hAnsi="Georgia"/>
        </w:rPr>
        <w:t>Acrocarpus</w:t>
      </w:r>
      <w:proofErr w:type="spellEnd"/>
      <w:r>
        <w:rPr>
          <w:rStyle w:val="Emphasis"/>
          <w:rFonts w:ascii="Georgia" w:hAnsi="Georgia"/>
        </w:rPr>
        <w:t xml:space="preserve"> </w:t>
      </w:r>
      <w:proofErr w:type="spellStart"/>
      <w:r>
        <w:rPr>
          <w:rStyle w:val="Emphasis"/>
          <w:rFonts w:ascii="Georgia" w:hAnsi="Georgia"/>
        </w:rPr>
        <w:t>fraxinifolius</w:t>
      </w:r>
      <w:proofErr w:type="spellEnd"/>
      <w:r>
        <w:rPr>
          <w:rFonts w:ascii="Georgia" w:hAnsi="Georgia"/>
        </w:rPr>
        <w:t xml:space="preserve"> </w:t>
      </w:r>
      <w:del w:id="20" w:author="Jack Plummer" w:date="2022-09-20T09:14:00Z">
        <w:r w:rsidDel="005D2587">
          <w:rPr>
            <w:rFonts w:ascii="Georgia" w:hAnsi="Georgia"/>
          </w:rPr>
          <w:delText>is observed</w:delText>
        </w:r>
      </w:del>
      <w:ins w:id="21" w:author="Jack Plummer" w:date="2022-09-20T09:14:00Z">
        <w:r w:rsidR="005D2587">
          <w:rPr>
            <w:rFonts w:ascii="Georgia" w:hAnsi="Georgia"/>
          </w:rPr>
          <w:t>occurs</w:t>
        </w:r>
      </w:ins>
      <w:r>
        <w:rPr>
          <w:rFonts w:ascii="Georgia" w:hAnsi="Georgia"/>
        </w:rPr>
        <w:t xml:space="preserve"> in </w:t>
      </w:r>
      <w:del w:id="22" w:author="Jack Plummer" w:date="2022-09-20T09:15:00Z">
        <w:r w:rsidDel="005D2587">
          <w:rPr>
            <w:rFonts w:ascii="Georgia" w:hAnsi="Georgia"/>
          </w:rPr>
          <w:delText xml:space="preserve">the part of </w:delText>
        </w:r>
      </w:del>
      <w:r>
        <w:rPr>
          <w:rFonts w:ascii="Georgia" w:hAnsi="Georgia"/>
        </w:rPr>
        <w:t xml:space="preserve">tropical evergreen and sub-evergreen forest. In India it </w:t>
      </w:r>
      <w:del w:id="23" w:author="Jack Plummer" w:date="2022-09-20T09:15:00Z">
        <w:r w:rsidDel="005D2587">
          <w:rPr>
            <w:rFonts w:ascii="Georgia" w:hAnsi="Georgia"/>
          </w:rPr>
          <w:delText xml:space="preserve">covers </w:delText>
        </w:r>
      </w:del>
      <w:ins w:id="24" w:author="Jack Plummer" w:date="2022-09-20T09:15:00Z">
        <w:r w:rsidR="005D2587">
          <w:rPr>
            <w:rFonts w:ascii="Georgia" w:hAnsi="Georgia"/>
          </w:rPr>
          <w:t xml:space="preserve">grows on </w:t>
        </w:r>
      </w:ins>
      <w:r>
        <w:rPr>
          <w:rFonts w:ascii="Georgia" w:hAnsi="Georgia"/>
        </w:rPr>
        <w:t>the evergreen forests hill slopes (up to 1</w:t>
      </w:r>
      <w:ins w:id="25" w:author="Jack Plummer" w:date="2022-09-20T09:15:00Z">
        <w:r w:rsidR="005D2587">
          <w:rPr>
            <w:rFonts w:ascii="Georgia" w:hAnsi="Georgia"/>
          </w:rPr>
          <w:t>,</w:t>
        </w:r>
      </w:ins>
      <w:r>
        <w:rPr>
          <w:rFonts w:ascii="Georgia" w:hAnsi="Georgia"/>
        </w:rPr>
        <w:t>200 m</w:t>
      </w:r>
      <w:ins w:id="26" w:author="Jack Plummer" w:date="2022-09-20T09:15:00Z">
        <w:r w:rsidR="005D2587">
          <w:rPr>
            <w:rFonts w:ascii="Georgia" w:hAnsi="Georgia"/>
          </w:rPr>
          <w:t xml:space="preserve"> asl</w:t>
        </w:r>
      </w:ins>
      <w:del w:id="27" w:author="Jack Plummer" w:date="2022-09-20T09:15:00Z">
        <w:r w:rsidDel="005D2587">
          <w:rPr>
            <w:rFonts w:ascii="Georgia" w:hAnsi="Georgia"/>
          </w:rPr>
          <w:delText>eters</w:delText>
        </w:r>
      </w:del>
      <w:r>
        <w:rPr>
          <w:rFonts w:ascii="Georgia" w:hAnsi="Georgia"/>
        </w:rPr>
        <w:t xml:space="preserve">) of </w:t>
      </w:r>
      <w:ins w:id="28" w:author="Jack Plummer" w:date="2022-09-20T09:15:00Z">
        <w:r w:rsidR="005D2587">
          <w:rPr>
            <w:rFonts w:ascii="Georgia" w:hAnsi="Georgia"/>
          </w:rPr>
          <w:t xml:space="preserve">the </w:t>
        </w:r>
      </w:ins>
      <w:r>
        <w:rPr>
          <w:rFonts w:ascii="Georgia" w:hAnsi="Georgia"/>
        </w:rPr>
        <w:t>Western Ghats (Troup</w:t>
      </w:r>
      <w:del w:id="29" w:author="Jack Plummer" w:date="2022-09-20T09:15:00Z">
        <w:r w:rsidDel="005D2587">
          <w:rPr>
            <w:rFonts w:ascii="Georgia" w:hAnsi="Georgia"/>
          </w:rPr>
          <w:delText>,</w:delText>
        </w:r>
      </w:del>
      <w:r>
        <w:rPr>
          <w:rFonts w:ascii="Georgia" w:hAnsi="Georgia"/>
        </w:rPr>
        <w:t xml:space="preserve"> 1921</w:t>
      </w:r>
      <w:ins w:id="30" w:author="Jack Plummer" w:date="2022-09-20T09:15:00Z">
        <w:r w:rsidR="005D2587">
          <w:rPr>
            <w:rFonts w:ascii="Georgia" w:hAnsi="Georgia"/>
          </w:rPr>
          <w:t>,</w:t>
        </w:r>
      </w:ins>
      <w:del w:id="31" w:author="Jack Plummer" w:date="2022-09-20T09:15:00Z">
        <w:r w:rsidDel="005D2587">
          <w:rPr>
            <w:rFonts w:ascii="Georgia" w:hAnsi="Georgia"/>
          </w:rPr>
          <w:delText>;</w:delText>
        </w:r>
      </w:del>
      <w:r>
        <w:rPr>
          <w:rFonts w:ascii="Georgia" w:hAnsi="Georgia"/>
        </w:rPr>
        <w:t xml:space="preserve"> Rai</w:t>
      </w:r>
      <w:del w:id="32" w:author="Jack Plummer" w:date="2022-09-20T09:15:00Z">
        <w:r w:rsidDel="005D2587">
          <w:rPr>
            <w:rFonts w:ascii="Georgia" w:hAnsi="Georgia"/>
          </w:rPr>
          <w:delText>,</w:delText>
        </w:r>
      </w:del>
      <w:r>
        <w:rPr>
          <w:rFonts w:ascii="Georgia" w:hAnsi="Georgia"/>
        </w:rPr>
        <w:t xml:space="preserve"> 1976), tropical semi-evergreen forests of the eastern Himalayas and </w:t>
      </w:r>
      <w:del w:id="33" w:author="Jack Plummer" w:date="2022-09-20T09:16:00Z">
        <w:r w:rsidDel="005D2587">
          <w:rPr>
            <w:rFonts w:ascii="Georgia" w:hAnsi="Georgia"/>
          </w:rPr>
          <w:delText>propounded as</w:delText>
        </w:r>
      </w:del>
      <w:ins w:id="34" w:author="Jack Plummer" w:date="2022-09-20T09:16:00Z">
        <w:r w:rsidR="005D2587">
          <w:rPr>
            <w:rFonts w:ascii="Georgia" w:hAnsi="Georgia"/>
          </w:rPr>
          <w:t>may represent</w:t>
        </w:r>
      </w:ins>
      <w:r>
        <w:rPr>
          <w:rFonts w:ascii="Georgia" w:hAnsi="Georgia"/>
        </w:rPr>
        <w:t xml:space="preserve"> the dominant tree species (Puri</w:t>
      </w:r>
      <w:del w:id="35" w:author="Jack Plummer" w:date="2022-09-20T09:16:00Z">
        <w:r w:rsidDel="005D2587">
          <w:rPr>
            <w:rFonts w:ascii="Georgia" w:hAnsi="Georgia"/>
          </w:rPr>
          <w:delText>,</w:delText>
        </w:r>
      </w:del>
      <w:r>
        <w:rPr>
          <w:rFonts w:ascii="Georgia" w:hAnsi="Georgia"/>
        </w:rPr>
        <w:t xml:space="preserve"> 1960). Annually it grows up to 1.3-3 m and can reach to a height of 50-60 m with a diameter 0.90-2.40 meters (</w:t>
      </w:r>
      <w:proofErr w:type="spellStart"/>
      <w:r>
        <w:rPr>
          <w:rFonts w:ascii="Georgia" w:hAnsi="Georgia"/>
        </w:rPr>
        <w:t>Whitemore</w:t>
      </w:r>
      <w:proofErr w:type="spellEnd"/>
      <w:r>
        <w:rPr>
          <w:rFonts w:ascii="Georgia" w:hAnsi="Georgia"/>
        </w:rPr>
        <w:t xml:space="preserve"> and </w:t>
      </w:r>
      <w:proofErr w:type="spellStart"/>
      <w:r>
        <w:rPr>
          <w:rFonts w:ascii="Georgia" w:hAnsi="Georgia"/>
        </w:rPr>
        <w:t>Otarola</w:t>
      </w:r>
      <w:proofErr w:type="spellEnd"/>
      <w:del w:id="36" w:author="Jack Plummer" w:date="2022-09-20T09:16:00Z">
        <w:r w:rsidDel="005D2587">
          <w:rPr>
            <w:rFonts w:ascii="Georgia" w:hAnsi="Georgia"/>
          </w:rPr>
          <w:delText>,</w:delText>
        </w:r>
      </w:del>
      <w:r>
        <w:rPr>
          <w:rFonts w:ascii="Georgia" w:hAnsi="Georgia"/>
        </w:rPr>
        <w:t xml:space="preserve"> 1976).  The species </w:t>
      </w:r>
      <w:del w:id="37" w:author="Jack Plummer" w:date="2022-09-20T09:17:00Z">
        <w:r w:rsidDel="005D2587">
          <w:rPr>
            <w:rFonts w:ascii="Georgia" w:hAnsi="Georgia"/>
          </w:rPr>
          <w:delText xml:space="preserve">are </w:delText>
        </w:r>
      </w:del>
      <w:ins w:id="38" w:author="Jack Plummer" w:date="2022-09-20T09:17:00Z">
        <w:r w:rsidR="005D2587">
          <w:rPr>
            <w:rFonts w:ascii="Georgia" w:hAnsi="Georgia"/>
          </w:rPr>
          <w:t xml:space="preserve">is </w:t>
        </w:r>
      </w:ins>
      <w:r>
        <w:rPr>
          <w:rFonts w:ascii="Georgia" w:hAnsi="Georgia"/>
        </w:rPr>
        <w:t>also cultivated in the high rainfall zone of Himachal Pradesh between 600-1</w:t>
      </w:r>
      <w:ins w:id="39" w:author="Jack Plummer" w:date="2022-09-20T09:17:00Z">
        <w:r w:rsidR="005D2587">
          <w:rPr>
            <w:rFonts w:ascii="Georgia" w:hAnsi="Georgia"/>
          </w:rPr>
          <w:t>,</w:t>
        </w:r>
      </w:ins>
      <w:r>
        <w:rPr>
          <w:rFonts w:ascii="Georgia" w:hAnsi="Georgia"/>
        </w:rPr>
        <w:t xml:space="preserve">200 m </w:t>
      </w:r>
      <w:del w:id="40" w:author="Jack Plummer" w:date="2022-09-20T09:17:00Z">
        <w:r w:rsidDel="005D2587">
          <w:rPr>
            <w:rFonts w:ascii="Georgia" w:hAnsi="Georgia"/>
          </w:rPr>
          <w:delText xml:space="preserve">elevations </w:delText>
        </w:r>
      </w:del>
      <w:ins w:id="41" w:author="Jack Plummer" w:date="2022-09-20T09:17:00Z">
        <w:r w:rsidR="005D2587">
          <w:rPr>
            <w:rFonts w:ascii="Georgia" w:hAnsi="Georgia"/>
          </w:rPr>
          <w:t xml:space="preserve">asl </w:t>
        </w:r>
      </w:ins>
      <w:r>
        <w:rPr>
          <w:rFonts w:ascii="Georgia" w:hAnsi="Georgia"/>
        </w:rPr>
        <w:t>(</w:t>
      </w:r>
      <w:proofErr w:type="spellStart"/>
      <w:r>
        <w:rPr>
          <w:rFonts w:ascii="Georgia" w:hAnsi="Georgia"/>
        </w:rPr>
        <w:t>Ghildyal</w:t>
      </w:r>
      <w:proofErr w:type="spellEnd"/>
      <w:del w:id="42" w:author="Jack Plummer" w:date="2022-09-20T09:17:00Z">
        <w:r w:rsidDel="005D2587">
          <w:rPr>
            <w:rFonts w:ascii="Georgia" w:hAnsi="Georgia"/>
          </w:rPr>
          <w:delText>,</w:delText>
        </w:r>
      </w:del>
      <w:r>
        <w:rPr>
          <w:rFonts w:ascii="Georgia" w:hAnsi="Georgia"/>
        </w:rPr>
        <w:t xml:space="preserve"> 1989). </w:t>
      </w:r>
      <w:del w:id="43" w:author="Jack Plummer" w:date="2022-09-20T09:17:00Z">
        <w:r w:rsidDel="005D2587">
          <w:rPr>
            <w:rFonts w:ascii="Georgia" w:hAnsi="Georgia"/>
          </w:rPr>
          <w:delText>Pink Ceder</w:delText>
        </w:r>
      </w:del>
      <w:ins w:id="44" w:author="Jack Plummer" w:date="2022-09-20T09:17:00Z">
        <w:r w:rsidR="005D2587">
          <w:rPr>
            <w:rFonts w:ascii="Georgia" w:hAnsi="Georgia"/>
          </w:rPr>
          <w:t>The species</w:t>
        </w:r>
      </w:ins>
      <w:r>
        <w:rPr>
          <w:rFonts w:ascii="Georgia" w:hAnsi="Georgia"/>
        </w:rPr>
        <w:t xml:space="preserve"> occurs </w:t>
      </w:r>
      <w:ins w:id="45" w:author="Jack Plummer" w:date="2022-09-20T09:35:00Z">
        <w:r w:rsidR="00065E64">
          <w:rPr>
            <w:rFonts w:ascii="Georgia" w:hAnsi="Georgia"/>
          </w:rPr>
          <w:t>in</w:t>
        </w:r>
      </w:ins>
      <w:del w:id="46" w:author="Jack Plummer" w:date="2022-09-20T09:35:00Z">
        <w:r w:rsidDel="00065E64">
          <w:rPr>
            <w:rFonts w:ascii="Georgia" w:hAnsi="Georgia"/>
          </w:rPr>
          <w:delText>at</w:delText>
        </w:r>
      </w:del>
      <w:r>
        <w:rPr>
          <w:rFonts w:ascii="Georgia" w:hAnsi="Georgia"/>
        </w:rPr>
        <w:t xml:space="preserve"> high rainfall, relatively cool highland areas (Laurie</w:t>
      </w:r>
      <w:del w:id="47" w:author="Jack Plummer" w:date="2022-09-20T09:35:00Z">
        <w:r w:rsidDel="00065E64">
          <w:rPr>
            <w:rFonts w:ascii="Georgia" w:hAnsi="Georgia"/>
          </w:rPr>
          <w:delText>,</w:delText>
        </w:r>
      </w:del>
      <w:r>
        <w:rPr>
          <w:rFonts w:ascii="Georgia" w:hAnsi="Georgia"/>
        </w:rPr>
        <w:t xml:space="preserve"> 1974) and flourish</w:t>
      </w:r>
      <w:ins w:id="48" w:author="Jack Plummer" w:date="2022-09-20T09:35:00Z">
        <w:r w:rsidR="00065E64">
          <w:rPr>
            <w:rFonts w:ascii="Georgia" w:hAnsi="Georgia"/>
          </w:rPr>
          <w:t>es</w:t>
        </w:r>
      </w:ins>
      <w:r>
        <w:rPr>
          <w:rFonts w:ascii="Georgia" w:hAnsi="Georgia"/>
        </w:rPr>
        <w:t xml:space="preserve"> at an altitude ranging from 0-2000 m</w:t>
      </w:r>
      <w:ins w:id="49" w:author="Jack Plummer" w:date="2022-09-20T09:35:00Z">
        <w:r w:rsidR="00065E64">
          <w:rPr>
            <w:rFonts w:ascii="Georgia" w:hAnsi="Georgia"/>
          </w:rPr>
          <w:t xml:space="preserve"> asl</w:t>
        </w:r>
      </w:ins>
      <w:r>
        <w:rPr>
          <w:rFonts w:ascii="Georgia" w:hAnsi="Georgia"/>
        </w:rPr>
        <w:t xml:space="preserve">, </w:t>
      </w:r>
      <w:ins w:id="50" w:author="Jack Plummer" w:date="2022-09-20T09:35:00Z">
        <w:r w:rsidR="00065E64">
          <w:rPr>
            <w:rFonts w:ascii="Georgia" w:hAnsi="Georgia"/>
          </w:rPr>
          <w:t xml:space="preserve">with annual </w:t>
        </w:r>
      </w:ins>
      <w:r>
        <w:rPr>
          <w:rFonts w:ascii="Georgia" w:hAnsi="Georgia"/>
        </w:rPr>
        <w:t>precipitation from 500-3</w:t>
      </w:r>
      <w:ins w:id="51" w:author="Jack Plummer" w:date="2022-09-20T09:35:00Z">
        <w:r w:rsidR="00065E64">
          <w:rPr>
            <w:rFonts w:ascii="Georgia" w:hAnsi="Georgia"/>
          </w:rPr>
          <w:t>,</w:t>
        </w:r>
      </w:ins>
      <w:r>
        <w:rPr>
          <w:rFonts w:ascii="Georgia" w:hAnsi="Georgia"/>
        </w:rPr>
        <w:t>000 mm and average temperatures</w:t>
      </w:r>
      <w:ins w:id="52" w:author="Jack Plummer" w:date="2022-09-20T09:35:00Z">
        <w:r w:rsidR="00065E64">
          <w:rPr>
            <w:rFonts w:ascii="Georgia" w:hAnsi="Georgia"/>
          </w:rPr>
          <w:t xml:space="preserve"> of</w:t>
        </w:r>
      </w:ins>
      <w:r>
        <w:rPr>
          <w:rFonts w:ascii="Georgia" w:hAnsi="Georgia"/>
        </w:rPr>
        <w:t xml:space="preserve"> 14-26 °C (Martinez </w:t>
      </w:r>
      <w:r w:rsidRPr="00065E64">
        <w:rPr>
          <w:rFonts w:ascii="Georgia" w:hAnsi="Georgia"/>
          <w:i/>
          <w:iCs/>
          <w:rPrChange w:id="53" w:author="Jack Plummer" w:date="2022-09-20T09:36:00Z">
            <w:rPr>
              <w:rFonts w:ascii="Georgia" w:hAnsi="Georgia"/>
            </w:rPr>
          </w:rPrChange>
        </w:rPr>
        <w:t>et al</w:t>
      </w:r>
      <w:ins w:id="54" w:author="Jack Plummer" w:date="2022-09-20T09:35:00Z">
        <w:r w:rsidR="00065E64" w:rsidRPr="00065E64">
          <w:rPr>
            <w:rFonts w:ascii="Georgia" w:hAnsi="Georgia"/>
            <w:i/>
            <w:iCs/>
            <w:rPrChange w:id="55" w:author="Jack Plummer" w:date="2022-09-20T09:36:00Z">
              <w:rPr>
                <w:rFonts w:ascii="Georgia" w:hAnsi="Georgia"/>
              </w:rPr>
            </w:rPrChange>
          </w:rPr>
          <w:t>.</w:t>
        </w:r>
      </w:ins>
      <w:del w:id="56" w:author="Jack Plummer" w:date="2022-09-20T09:35:00Z">
        <w:r w:rsidDel="00065E64">
          <w:rPr>
            <w:rFonts w:ascii="Georgia" w:hAnsi="Georgia"/>
          </w:rPr>
          <w:delText>,</w:delText>
        </w:r>
      </w:del>
      <w:r>
        <w:rPr>
          <w:rFonts w:ascii="Georgia" w:hAnsi="Georgia"/>
        </w:rPr>
        <w:t xml:space="preserve"> 2006). </w:t>
      </w:r>
      <w:del w:id="57" w:author="Jack Plummer" w:date="2022-09-20T09:36:00Z">
        <w:r w:rsidDel="00065E64">
          <w:rPr>
            <w:rFonts w:ascii="Georgia" w:hAnsi="Georgia"/>
          </w:rPr>
          <w:delText xml:space="preserve">In India and Myanmar it occurs in regions with an annual precipitation of over 2000 mm. </w:delText>
        </w:r>
      </w:del>
      <w:r>
        <w:rPr>
          <w:rFonts w:ascii="Georgia" w:hAnsi="Georgia"/>
        </w:rPr>
        <w:t>It is sensitive to drought and frost</w:t>
      </w:r>
      <w:ins w:id="58" w:author="Jack Plummer" w:date="2022-09-20T09:36:00Z">
        <w:r w:rsidR="00065E64">
          <w:rPr>
            <w:rFonts w:ascii="Georgia" w:hAnsi="Georgia"/>
          </w:rPr>
          <w:t xml:space="preserve"> but </w:t>
        </w:r>
      </w:ins>
      <w:del w:id="59" w:author="Jack Plummer" w:date="2022-09-20T09:36:00Z">
        <w:r w:rsidDel="00065E64">
          <w:rPr>
            <w:rFonts w:ascii="Georgia" w:hAnsi="Georgia"/>
          </w:rPr>
          <w:delText>. The tree</w:delText>
        </w:r>
      </w:del>
      <w:r>
        <w:rPr>
          <w:rFonts w:ascii="Georgia" w:hAnsi="Georgia"/>
        </w:rPr>
        <w:t xml:space="preserve"> adapts to wide variation in rainfall (1</w:t>
      </w:r>
      <w:ins w:id="60" w:author="Jack Plummer" w:date="2022-09-20T09:36:00Z">
        <w:r w:rsidR="00065E64">
          <w:rPr>
            <w:rFonts w:ascii="Georgia" w:hAnsi="Georgia"/>
          </w:rPr>
          <w:t>,</w:t>
        </w:r>
      </w:ins>
      <w:r>
        <w:rPr>
          <w:rFonts w:ascii="Georgia" w:hAnsi="Georgia"/>
        </w:rPr>
        <w:t>900-5</w:t>
      </w:r>
      <w:ins w:id="61" w:author="Jack Plummer" w:date="2022-09-20T09:36:00Z">
        <w:r w:rsidR="00065E64">
          <w:rPr>
            <w:rFonts w:ascii="Georgia" w:hAnsi="Georgia"/>
          </w:rPr>
          <w:t>,</w:t>
        </w:r>
      </w:ins>
      <w:r>
        <w:rPr>
          <w:rFonts w:ascii="Georgia" w:hAnsi="Georgia"/>
        </w:rPr>
        <w:t xml:space="preserve">000 mm). Young leaves </w:t>
      </w:r>
      <w:del w:id="62" w:author="Jack Plummer" w:date="2022-09-20T09:36:00Z">
        <w:r w:rsidDel="00065E64">
          <w:rPr>
            <w:rFonts w:ascii="Georgia" w:hAnsi="Georgia"/>
          </w:rPr>
          <w:delText xml:space="preserve">of Mundani </w:delText>
        </w:r>
      </w:del>
      <w:r>
        <w:rPr>
          <w:rFonts w:ascii="Georgia" w:hAnsi="Georgia"/>
        </w:rPr>
        <w:t xml:space="preserve">are characterized by their bright red appearance. Flowering of trees occur after the shedding of leaves. The bark surface is rough, pale grey and brown in colour. </w:t>
      </w:r>
      <w:del w:id="63" w:author="Jack Plummer" w:date="2022-09-20T09:37:00Z">
        <w:r w:rsidDel="00065E64">
          <w:rPr>
            <w:rFonts w:ascii="Georgia" w:hAnsi="Georgia"/>
          </w:rPr>
          <w:delText xml:space="preserve">Acrocarpus </w:delText>
        </w:r>
      </w:del>
      <w:ins w:id="64" w:author="Jack Plummer" w:date="2022-09-20T09:37:00Z">
        <w:r w:rsidR="00065E64">
          <w:rPr>
            <w:rFonts w:ascii="Georgia" w:hAnsi="Georgia"/>
          </w:rPr>
          <w:t xml:space="preserve">This species(?)/genus(?) </w:t>
        </w:r>
      </w:ins>
      <w:r>
        <w:rPr>
          <w:rFonts w:ascii="Georgia" w:hAnsi="Georgia"/>
        </w:rPr>
        <w:t xml:space="preserve">grows best in deep, well-drained, clay-loam soils with a pH of 4-7 </w:t>
      </w:r>
      <w:proofErr w:type="gramStart"/>
      <w:r>
        <w:rPr>
          <w:rFonts w:ascii="Georgia" w:hAnsi="Georgia"/>
        </w:rPr>
        <w:t>and also</w:t>
      </w:r>
      <w:proofErr w:type="gramEnd"/>
      <w:r>
        <w:rPr>
          <w:rFonts w:ascii="Georgia" w:hAnsi="Georgia"/>
        </w:rPr>
        <w:t xml:space="preserve"> thrives in acid</w:t>
      </w:r>
      <w:ins w:id="65" w:author="Jack Plummer" w:date="2022-09-20T09:37:00Z">
        <w:r w:rsidR="00065E64">
          <w:rPr>
            <w:rFonts w:ascii="Georgia" w:hAnsi="Georgia"/>
          </w:rPr>
          <w:t>ic</w:t>
        </w:r>
      </w:ins>
      <w:r>
        <w:rPr>
          <w:rFonts w:ascii="Georgia" w:hAnsi="Georgia"/>
        </w:rPr>
        <w:t xml:space="preserve"> soils and limestone areas (Cheng</w:t>
      </w:r>
      <w:del w:id="66" w:author="Jack Plummer" w:date="2022-09-20T09:37:00Z">
        <w:r w:rsidDel="00065E64">
          <w:rPr>
            <w:rFonts w:ascii="Georgia" w:hAnsi="Georgia"/>
          </w:rPr>
          <w:delText>,</w:delText>
        </w:r>
      </w:del>
      <w:r>
        <w:rPr>
          <w:rFonts w:ascii="Georgia" w:hAnsi="Georgia"/>
        </w:rPr>
        <w:t xml:space="preserve"> 1985). </w:t>
      </w:r>
      <w:commentRangeStart w:id="67"/>
      <w:del w:id="68" w:author="Jack Plummer" w:date="2022-09-20T09:14:00Z">
        <w:r w:rsidDel="005D2587">
          <w:rPr>
            <w:rFonts w:ascii="Georgia" w:hAnsi="Georgia"/>
          </w:rPr>
          <w:delText>In Mexico Mundani grows in vertisol type soils with average drainage and a pH of 6.9-7.5 ( Mishra, et al., 2015).</w:delText>
        </w:r>
        <w:commentRangeEnd w:id="67"/>
        <w:r w:rsidR="005D2587" w:rsidDel="005D2587">
          <w:rPr>
            <w:rStyle w:val="CommentReference"/>
            <w:sz w:val="20"/>
            <w:szCs w:val="20"/>
          </w:rPr>
          <w:commentReference w:id="67"/>
        </w:r>
      </w:del>
      <w:commentRangeStart w:id="69"/>
      <w:commentRangeEnd w:id="69"/>
      <w:r w:rsidR="005D2587">
        <w:rPr>
          <w:rStyle w:val="CommentReference"/>
          <w:sz w:val="20"/>
          <w:szCs w:val="20"/>
        </w:rPr>
        <w:commentReference w:id="69"/>
      </w:r>
    </w:p>
    <w:p w14:paraId="5B22FB09" w14:textId="77777777" w:rsidR="007817E0" w:rsidRDefault="00721DFA">
      <w:pPr>
        <w:pStyle w:val="Heading2"/>
        <w:divId w:val="1383938439"/>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69"/>
        <w:gridCol w:w="763"/>
        <w:gridCol w:w="1020"/>
        <w:gridCol w:w="1888"/>
      </w:tblGrid>
      <w:tr w:rsidR="007817E0" w14:paraId="35F45A4C" w14:textId="77777777">
        <w:trPr>
          <w:divId w:val="1383938439"/>
          <w:tblCellSpacing w:w="15" w:type="dxa"/>
        </w:trPr>
        <w:tc>
          <w:tcPr>
            <w:tcW w:w="0" w:type="auto"/>
            <w:tcBorders>
              <w:bottom w:val="single" w:sz="6" w:space="0" w:color="000000"/>
            </w:tcBorders>
            <w:shd w:val="clear" w:color="auto" w:fill="BBBBBB"/>
            <w:vAlign w:val="center"/>
            <w:hideMark/>
          </w:tcPr>
          <w:p w14:paraId="68056242"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lastRenderedPageBreak/>
              <w:t>Habitat</w:t>
            </w:r>
          </w:p>
        </w:tc>
        <w:tc>
          <w:tcPr>
            <w:tcW w:w="0" w:type="auto"/>
            <w:tcBorders>
              <w:bottom w:val="single" w:sz="6" w:space="0" w:color="000000"/>
            </w:tcBorders>
            <w:shd w:val="clear" w:color="auto" w:fill="BBBBBB"/>
            <w:vAlign w:val="center"/>
            <w:hideMark/>
          </w:tcPr>
          <w:p w14:paraId="31975D96"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16EE14A4"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469AA68D"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7817E0" w14:paraId="6934BF0F" w14:textId="77777777">
        <w:trPr>
          <w:divId w:val="1383938439"/>
          <w:tblCellSpacing w:w="15" w:type="dxa"/>
        </w:trPr>
        <w:tc>
          <w:tcPr>
            <w:tcW w:w="0" w:type="auto"/>
            <w:tcBorders>
              <w:bottom w:val="single" w:sz="6" w:space="0" w:color="CCCCCC"/>
            </w:tcBorders>
            <w:vAlign w:val="center"/>
            <w:hideMark/>
          </w:tcPr>
          <w:p w14:paraId="7A38DEB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72C5DD4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BC737A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14ADC39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r w:rsidR="007817E0" w14:paraId="2EF5D6E4" w14:textId="77777777">
        <w:trPr>
          <w:divId w:val="1383938439"/>
          <w:tblCellSpacing w:w="15" w:type="dxa"/>
        </w:trPr>
        <w:tc>
          <w:tcPr>
            <w:tcW w:w="0" w:type="auto"/>
            <w:tcBorders>
              <w:bottom w:val="single" w:sz="6" w:space="0" w:color="CCCCCC"/>
            </w:tcBorders>
            <w:vAlign w:val="center"/>
            <w:hideMark/>
          </w:tcPr>
          <w:p w14:paraId="2792886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3B889F9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035FC74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0C6C39E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r w:rsidR="007817E0" w14:paraId="343C1991" w14:textId="77777777">
        <w:trPr>
          <w:divId w:val="1383938439"/>
          <w:tblCellSpacing w:w="15" w:type="dxa"/>
        </w:trPr>
        <w:tc>
          <w:tcPr>
            <w:tcW w:w="0" w:type="auto"/>
            <w:tcBorders>
              <w:bottom w:val="single" w:sz="6" w:space="0" w:color="CCCCCC"/>
            </w:tcBorders>
            <w:vAlign w:val="center"/>
            <w:hideMark/>
          </w:tcPr>
          <w:p w14:paraId="2841B45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1.9. Forest -&gt; Forest - Subtropical/Tropical Moist Montane</w:t>
            </w:r>
          </w:p>
        </w:tc>
        <w:tc>
          <w:tcPr>
            <w:tcW w:w="0" w:type="auto"/>
            <w:tcBorders>
              <w:bottom w:val="single" w:sz="6" w:space="0" w:color="CCCCCC"/>
            </w:tcBorders>
            <w:vAlign w:val="center"/>
            <w:hideMark/>
          </w:tcPr>
          <w:p w14:paraId="7BB0E47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C3AA30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008CCA5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bl>
    <w:p w14:paraId="00ADA9F8" w14:textId="77777777" w:rsidR="007817E0" w:rsidRDefault="00721DFA">
      <w:pPr>
        <w:pStyle w:val="Heading2"/>
        <w:divId w:val="1383938439"/>
        <w:rPr>
          <w:rFonts w:ascii="Georgia" w:eastAsia="Times New Roman" w:hAnsi="Georgia"/>
          <w:sz w:val="27"/>
          <w:szCs w:val="27"/>
        </w:rPr>
      </w:pPr>
      <w:r>
        <w:rPr>
          <w:rFonts w:ascii="Georgia" w:eastAsia="Times New Roman" w:hAnsi="Georgia"/>
          <w:sz w:val="27"/>
          <w:szCs w:val="27"/>
        </w:rPr>
        <w:t>Systems</w:t>
      </w:r>
    </w:p>
    <w:p w14:paraId="215E495A" w14:textId="77777777" w:rsidR="007817E0" w:rsidRDefault="00721DFA">
      <w:pPr>
        <w:pStyle w:val="NormalWeb"/>
        <w:divId w:val="1383938439"/>
        <w:rPr>
          <w:rFonts w:ascii="Georgia" w:hAnsi="Georgia"/>
        </w:rPr>
      </w:pPr>
      <w:r>
        <w:rPr>
          <w:rStyle w:val="datalabel1"/>
          <w:rFonts w:ascii="Georgia" w:hAnsi="Georgia"/>
        </w:rPr>
        <w:t xml:space="preserve">System: </w:t>
      </w:r>
      <w:r>
        <w:rPr>
          <w:rFonts w:ascii="Georgia" w:hAnsi="Georgia"/>
        </w:rPr>
        <w:t>Terrestrial</w:t>
      </w:r>
    </w:p>
    <w:p w14:paraId="3930D102" w14:textId="77777777" w:rsidR="007817E0" w:rsidRDefault="00721DFA">
      <w:pPr>
        <w:pStyle w:val="Heading2"/>
        <w:divId w:val="1383938439"/>
        <w:rPr>
          <w:rFonts w:ascii="Georgia" w:eastAsia="Times New Roman" w:hAnsi="Georgia"/>
          <w:sz w:val="27"/>
          <w:szCs w:val="27"/>
        </w:rPr>
      </w:pPr>
      <w:r>
        <w:rPr>
          <w:rFonts w:ascii="Georgia" w:eastAsia="Times New Roman" w:hAnsi="Georgia"/>
          <w:sz w:val="27"/>
          <w:szCs w:val="27"/>
        </w:rPr>
        <w:t>Plant / Fungi Specific</w:t>
      </w:r>
    </w:p>
    <w:p w14:paraId="20CF161E" w14:textId="77777777" w:rsidR="007817E0" w:rsidRDefault="00721DFA">
      <w:pPr>
        <w:pStyle w:val="NormalWeb"/>
        <w:divId w:val="1383938439"/>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7817E0" w14:paraId="0D660702" w14:textId="77777777">
        <w:trPr>
          <w:divId w:val="1383938439"/>
          <w:tblCellSpacing w:w="15" w:type="dxa"/>
        </w:trPr>
        <w:tc>
          <w:tcPr>
            <w:tcW w:w="0" w:type="auto"/>
            <w:tcBorders>
              <w:bottom w:val="single" w:sz="6" w:space="0" w:color="000000"/>
            </w:tcBorders>
            <w:shd w:val="clear" w:color="auto" w:fill="BBBBBB"/>
            <w:vAlign w:val="center"/>
            <w:hideMark/>
          </w:tcPr>
          <w:p w14:paraId="43902EF3"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7817E0" w14:paraId="6E3F399F" w14:textId="77777777">
        <w:trPr>
          <w:divId w:val="1383938439"/>
          <w:tblCellSpacing w:w="15" w:type="dxa"/>
        </w:trPr>
        <w:tc>
          <w:tcPr>
            <w:tcW w:w="0" w:type="auto"/>
            <w:tcBorders>
              <w:bottom w:val="single" w:sz="6" w:space="0" w:color="CCCCCC"/>
            </w:tcBorders>
            <w:vAlign w:val="center"/>
            <w:hideMark/>
          </w:tcPr>
          <w:p w14:paraId="1E278C5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Tree - large</w:t>
            </w:r>
          </w:p>
        </w:tc>
      </w:tr>
    </w:tbl>
    <w:p w14:paraId="0A927111" w14:textId="77777777" w:rsidR="007817E0" w:rsidRDefault="00721DFA">
      <w:pPr>
        <w:pStyle w:val="Heading1"/>
        <w:divId w:val="176894019"/>
        <w:rPr>
          <w:rFonts w:ascii="Georgia" w:eastAsia="Times New Roman" w:hAnsi="Georgia"/>
          <w:sz w:val="29"/>
          <w:szCs w:val="29"/>
        </w:rPr>
      </w:pPr>
      <w:r>
        <w:rPr>
          <w:rFonts w:ascii="Georgia" w:eastAsia="Times New Roman" w:hAnsi="Georgia"/>
          <w:sz w:val="29"/>
          <w:szCs w:val="29"/>
        </w:rPr>
        <w:t>Use and Trade</w:t>
      </w:r>
    </w:p>
    <w:p w14:paraId="2F0846A9" w14:textId="77777777" w:rsidR="007817E0" w:rsidRDefault="00721DFA">
      <w:pPr>
        <w:pStyle w:val="Heading2"/>
        <w:divId w:val="176894019"/>
        <w:rPr>
          <w:rFonts w:ascii="Georgia" w:eastAsia="Times New Roman" w:hAnsi="Georgia"/>
          <w:sz w:val="27"/>
          <w:szCs w:val="27"/>
        </w:rPr>
      </w:pPr>
      <w:r>
        <w:rPr>
          <w:rFonts w:ascii="Georgia" w:eastAsia="Times New Roman" w:hAnsi="Georgia"/>
          <w:sz w:val="27"/>
          <w:szCs w:val="27"/>
        </w:rPr>
        <w:t>General Use and Trade Information</w:t>
      </w:r>
    </w:p>
    <w:p w14:paraId="6B8B7EAF" w14:textId="47C19E04" w:rsidR="007817E0" w:rsidRDefault="00721DFA">
      <w:pPr>
        <w:pStyle w:val="NormalWeb"/>
        <w:divId w:val="176894019"/>
        <w:rPr>
          <w:rFonts w:ascii="Georgia" w:hAnsi="Georgia"/>
        </w:rPr>
      </w:pPr>
      <w:proofErr w:type="spellStart"/>
      <w:r>
        <w:rPr>
          <w:rStyle w:val="Emphasis"/>
          <w:rFonts w:ascii="Georgia" w:hAnsi="Georgia"/>
        </w:rPr>
        <w:t>Acrocarpus</w:t>
      </w:r>
      <w:proofErr w:type="spellEnd"/>
      <w:r>
        <w:rPr>
          <w:rStyle w:val="Emphasis"/>
          <w:rFonts w:ascii="Georgia" w:hAnsi="Georgia"/>
        </w:rPr>
        <w:t xml:space="preserve"> </w:t>
      </w:r>
      <w:proofErr w:type="spellStart"/>
      <w:r>
        <w:rPr>
          <w:rStyle w:val="Emphasis"/>
          <w:rFonts w:ascii="Georgia" w:hAnsi="Georgia"/>
        </w:rPr>
        <w:t>fraxinifolius</w:t>
      </w:r>
      <w:proofErr w:type="spellEnd"/>
      <w:r>
        <w:rPr>
          <w:rFonts w:ascii="Georgia" w:hAnsi="Georgia"/>
        </w:rPr>
        <w:t xml:space="preserve"> is one of the fast-growing indigenous tree species </w:t>
      </w:r>
      <w:del w:id="70" w:author="Jack Plummer" w:date="2022-09-20T09:37:00Z">
        <w:r w:rsidDel="00065E64">
          <w:rPr>
            <w:rFonts w:ascii="Georgia" w:hAnsi="Georgia"/>
          </w:rPr>
          <w:delText xml:space="preserve">which is </w:delText>
        </w:r>
      </w:del>
      <w:r>
        <w:rPr>
          <w:rFonts w:ascii="Georgia" w:hAnsi="Georgia"/>
        </w:rPr>
        <w:t xml:space="preserve">considered </w:t>
      </w:r>
      <w:ins w:id="71" w:author="Jack Plummer" w:date="2022-09-20T09:37:00Z">
        <w:r w:rsidR="00065E64">
          <w:rPr>
            <w:rFonts w:ascii="Georgia" w:hAnsi="Georgia"/>
          </w:rPr>
          <w:t xml:space="preserve">to be </w:t>
        </w:r>
      </w:ins>
      <w:r>
        <w:rPr>
          <w:rFonts w:ascii="Georgia" w:hAnsi="Georgia"/>
        </w:rPr>
        <w:t>one of the mainstay</w:t>
      </w:r>
      <w:ins w:id="72" w:author="Jack Plummer" w:date="2022-09-20T09:37:00Z">
        <w:r w:rsidR="00065E64">
          <w:rPr>
            <w:rFonts w:ascii="Georgia" w:hAnsi="Georgia"/>
          </w:rPr>
          <w:t>s</w:t>
        </w:r>
      </w:ins>
      <w:r>
        <w:rPr>
          <w:rFonts w:ascii="Georgia" w:hAnsi="Georgia"/>
        </w:rPr>
        <w:t xml:space="preserve"> of </w:t>
      </w:r>
      <w:proofErr w:type="spellStart"/>
      <w:proofErr w:type="gramStart"/>
      <w:r>
        <w:rPr>
          <w:rFonts w:ascii="Georgia" w:hAnsi="Georgia"/>
        </w:rPr>
        <w:t>agro</w:t>
      </w:r>
      <w:proofErr w:type="spellEnd"/>
      <w:r>
        <w:rPr>
          <w:rFonts w:ascii="Georgia" w:hAnsi="Georgia"/>
        </w:rPr>
        <w:t>-forestry</w:t>
      </w:r>
      <w:proofErr w:type="gramEnd"/>
      <w:r>
        <w:rPr>
          <w:rFonts w:ascii="Georgia" w:hAnsi="Georgia"/>
        </w:rPr>
        <w:t xml:space="preserve"> in </w:t>
      </w:r>
      <w:ins w:id="73" w:author="Jack Plummer" w:date="2022-09-20T09:37:00Z">
        <w:r w:rsidR="00065E64">
          <w:rPr>
            <w:rFonts w:ascii="Georgia" w:hAnsi="Georgia"/>
          </w:rPr>
          <w:t xml:space="preserve">the </w:t>
        </w:r>
      </w:ins>
      <w:r>
        <w:rPr>
          <w:rFonts w:ascii="Georgia" w:hAnsi="Georgia"/>
        </w:rPr>
        <w:t>Asian tropics</w:t>
      </w:r>
      <w:ins w:id="74" w:author="Jack Plummer" w:date="2022-09-20T09:38:00Z">
        <w:r w:rsidR="00065E64">
          <w:rPr>
            <w:rFonts w:ascii="Georgia" w:hAnsi="Georgia"/>
          </w:rPr>
          <w:t>, and</w:t>
        </w:r>
      </w:ins>
      <w:r>
        <w:rPr>
          <w:rFonts w:ascii="Georgia" w:hAnsi="Georgia"/>
        </w:rPr>
        <w:t> cultivated as</w:t>
      </w:r>
      <w:ins w:id="75" w:author="Jack Plummer" w:date="2022-09-20T09:38:00Z">
        <w:r w:rsidR="00065E64">
          <w:rPr>
            <w:rFonts w:ascii="Georgia" w:hAnsi="Georgia"/>
          </w:rPr>
          <w:t xml:space="preserve"> a</w:t>
        </w:r>
      </w:ins>
      <w:r>
        <w:rPr>
          <w:rFonts w:ascii="Georgia" w:hAnsi="Georgia"/>
        </w:rPr>
        <w:t xml:space="preserve"> shade tree for tea and coffee plantation</w:t>
      </w:r>
      <w:ins w:id="76" w:author="Jack Plummer" w:date="2022-09-20T09:38:00Z">
        <w:r w:rsidR="00065E64">
          <w:rPr>
            <w:rFonts w:ascii="Georgia" w:hAnsi="Georgia"/>
          </w:rPr>
          <w:t>s,</w:t>
        </w:r>
      </w:ins>
      <w:r>
        <w:rPr>
          <w:rFonts w:ascii="Georgia" w:hAnsi="Georgia"/>
        </w:rPr>
        <w:t xml:space="preserve"> and also as a multi</w:t>
      </w:r>
      <w:ins w:id="77" w:author="Jack Plummer" w:date="2022-09-20T09:38:00Z">
        <w:r w:rsidR="00065E64">
          <w:rPr>
            <w:rFonts w:ascii="Georgia" w:hAnsi="Georgia"/>
          </w:rPr>
          <w:t>-</w:t>
        </w:r>
      </w:ins>
      <w:r>
        <w:rPr>
          <w:rFonts w:ascii="Georgia" w:hAnsi="Georgia"/>
        </w:rPr>
        <w:t>purpose avenue plantation (</w:t>
      </w:r>
      <w:proofErr w:type="spellStart"/>
      <w:r>
        <w:rPr>
          <w:rFonts w:ascii="Georgia" w:hAnsi="Georgia"/>
        </w:rPr>
        <w:t>Lorenzi</w:t>
      </w:r>
      <w:proofErr w:type="spellEnd"/>
      <w:r>
        <w:rPr>
          <w:rFonts w:ascii="Georgia" w:hAnsi="Georgia"/>
        </w:rPr>
        <w:t xml:space="preserve"> </w:t>
      </w:r>
      <w:r w:rsidRPr="00065E64">
        <w:rPr>
          <w:rFonts w:ascii="Georgia" w:hAnsi="Georgia"/>
          <w:i/>
          <w:iCs/>
          <w:rPrChange w:id="78" w:author="Jack Plummer" w:date="2022-09-20T09:38:00Z">
            <w:rPr>
              <w:rFonts w:ascii="Georgia" w:hAnsi="Georgia"/>
            </w:rPr>
          </w:rPrChange>
        </w:rPr>
        <w:t>et al</w:t>
      </w:r>
      <w:r>
        <w:rPr>
          <w:rFonts w:ascii="Georgia" w:hAnsi="Georgia"/>
        </w:rPr>
        <w:t>.</w:t>
      </w:r>
      <w:del w:id="79" w:author="Jack Plummer" w:date="2022-09-20T09:38:00Z">
        <w:r w:rsidDel="00065E64">
          <w:rPr>
            <w:rFonts w:ascii="Georgia" w:hAnsi="Georgia"/>
          </w:rPr>
          <w:delText>,</w:delText>
        </w:r>
      </w:del>
      <w:r>
        <w:rPr>
          <w:rFonts w:ascii="Georgia" w:hAnsi="Georgia"/>
        </w:rPr>
        <w:t xml:space="preserve"> 2003</w:t>
      </w:r>
      <w:del w:id="80" w:author="Jack Plummer" w:date="2022-09-20T09:38:00Z">
        <w:r w:rsidDel="00065E64">
          <w:rPr>
            <w:rFonts w:ascii="Georgia" w:hAnsi="Georgia"/>
          </w:rPr>
          <w:delText>;</w:delText>
        </w:r>
      </w:del>
      <w:ins w:id="81" w:author="Jack Plummer" w:date="2022-09-20T09:38:00Z">
        <w:r w:rsidR="00065E64">
          <w:rPr>
            <w:rFonts w:ascii="Georgia" w:hAnsi="Georgia"/>
          </w:rPr>
          <w:t>,</w:t>
        </w:r>
      </w:ins>
      <w:r>
        <w:rPr>
          <w:rFonts w:ascii="Georgia" w:hAnsi="Georgia"/>
        </w:rPr>
        <w:t xml:space="preserve"> Mishra </w:t>
      </w:r>
      <w:r w:rsidRPr="00065E64">
        <w:rPr>
          <w:rFonts w:ascii="Georgia" w:hAnsi="Georgia"/>
          <w:i/>
          <w:iCs/>
          <w:rPrChange w:id="82" w:author="Jack Plummer" w:date="2022-09-20T09:38:00Z">
            <w:rPr>
              <w:rFonts w:ascii="Georgia" w:hAnsi="Georgia"/>
            </w:rPr>
          </w:rPrChange>
        </w:rPr>
        <w:t>et al.</w:t>
      </w:r>
      <w:del w:id="83" w:author="Jack Plummer" w:date="2022-09-20T09:38:00Z">
        <w:r w:rsidRPr="00065E64" w:rsidDel="00065E64">
          <w:rPr>
            <w:rFonts w:ascii="Georgia" w:hAnsi="Georgia"/>
            <w:i/>
            <w:iCs/>
            <w:rPrChange w:id="84" w:author="Jack Plummer" w:date="2022-09-20T09:38:00Z">
              <w:rPr>
                <w:rFonts w:ascii="Georgia" w:hAnsi="Georgia"/>
              </w:rPr>
            </w:rPrChange>
          </w:rPr>
          <w:delText>,</w:delText>
        </w:r>
      </w:del>
      <w:r>
        <w:rPr>
          <w:rFonts w:ascii="Georgia" w:hAnsi="Georgia"/>
        </w:rPr>
        <w:t xml:space="preserve"> 2015). The sapwood of </w:t>
      </w:r>
      <w:proofErr w:type="spellStart"/>
      <w:r>
        <w:rPr>
          <w:rStyle w:val="Emphasis"/>
          <w:rFonts w:ascii="Georgia" w:hAnsi="Georgia"/>
        </w:rPr>
        <w:t>Acrocarpus</w:t>
      </w:r>
      <w:proofErr w:type="spellEnd"/>
      <w:r>
        <w:rPr>
          <w:rFonts w:ascii="Georgia" w:hAnsi="Georgia"/>
        </w:rPr>
        <w:t xml:space="preserve"> is white and the heartwood is pinkish, which is commonly used in making veneers and plywood. It is also used as timber in furniture, door</w:t>
      </w:r>
      <w:ins w:id="85" w:author="Jack Plummer" w:date="2022-09-20T09:38:00Z">
        <w:r w:rsidR="00065E64">
          <w:rPr>
            <w:rFonts w:ascii="Georgia" w:hAnsi="Georgia"/>
          </w:rPr>
          <w:t>s</w:t>
        </w:r>
      </w:ins>
      <w:r>
        <w:rPr>
          <w:rFonts w:ascii="Georgia" w:hAnsi="Georgia"/>
        </w:rPr>
        <w:t>, windows, beams, rafters, etc. The wood is used as pulp for making paper (</w:t>
      </w:r>
      <w:proofErr w:type="spellStart"/>
      <w:r>
        <w:rPr>
          <w:rFonts w:ascii="Georgia" w:hAnsi="Georgia"/>
        </w:rPr>
        <w:t>Orwa</w:t>
      </w:r>
      <w:proofErr w:type="spellEnd"/>
      <w:r>
        <w:rPr>
          <w:rFonts w:ascii="Georgia" w:hAnsi="Georgia"/>
        </w:rPr>
        <w:t xml:space="preserve"> </w:t>
      </w:r>
      <w:r w:rsidRPr="00065E64">
        <w:rPr>
          <w:rFonts w:ascii="Georgia" w:hAnsi="Georgia"/>
          <w:i/>
          <w:iCs/>
          <w:rPrChange w:id="86" w:author="Jack Plummer" w:date="2022-09-20T09:38:00Z">
            <w:rPr>
              <w:rFonts w:ascii="Georgia" w:hAnsi="Georgia"/>
            </w:rPr>
          </w:rPrChange>
        </w:rPr>
        <w:t>et al.</w:t>
      </w:r>
      <w:del w:id="87" w:author="Jack Plummer" w:date="2022-09-20T09:38:00Z">
        <w:r w:rsidRPr="00065E64" w:rsidDel="00065E64">
          <w:rPr>
            <w:rFonts w:ascii="Georgia" w:hAnsi="Georgia"/>
            <w:i/>
            <w:iCs/>
            <w:rPrChange w:id="88" w:author="Jack Plummer" w:date="2022-09-20T09:38:00Z">
              <w:rPr>
                <w:rFonts w:ascii="Georgia" w:hAnsi="Georgia"/>
              </w:rPr>
            </w:rPrChange>
          </w:rPr>
          <w:delText>,</w:delText>
        </w:r>
      </w:del>
      <w:r>
        <w:rPr>
          <w:rFonts w:ascii="Georgia" w:hAnsi="Georgia"/>
        </w:rPr>
        <w:t xml:space="preserve"> 2009). The pulp is </w:t>
      </w:r>
      <w:del w:id="89" w:author="Jack Plummer" w:date="2022-09-20T09:39:00Z">
        <w:r w:rsidDel="00065E64">
          <w:rPr>
            <w:rFonts w:ascii="Georgia" w:hAnsi="Georgia"/>
          </w:rPr>
          <w:delText xml:space="preserve">best </w:delText>
        </w:r>
      </w:del>
      <w:ins w:id="90" w:author="Jack Plummer" w:date="2022-09-20T09:39:00Z">
        <w:r w:rsidR="00065E64">
          <w:rPr>
            <w:rFonts w:ascii="Georgia" w:hAnsi="Georgia"/>
          </w:rPr>
          <w:t xml:space="preserve">most </w:t>
        </w:r>
      </w:ins>
      <w:r>
        <w:rPr>
          <w:rFonts w:ascii="Georgia" w:hAnsi="Georgia"/>
        </w:rPr>
        <w:t>suitable for Kraft paper</w:t>
      </w:r>
      <w:del w:id="91" w:author="Jack Plummer" w:date="2022-09-20T09:39:00Z">
        <w:r w:rsidDel="00721DFA">
          <w:rPr>
            <w:rFonts w:ascii="Georgia" w:hAnsi="Georgia"/>
          </w:rPr>
          <w:delText>.</w:delText>
        </w:r>
      </w:del>
      <w:ins w:id="92" w:author="Jack Plummer" w:date="2022-09-20T09:39:00Z">
        <w:r>
          <w:rPr>
            <w:rFonts w:ascii="Georgia" w:hAnsi="Georgia"/>
          </w:rPr>
          <w:t xml:space="preserve">, while the </w:t>
        </w:r>
      </w:ins>
      <w:del w:id="93" w:author="Jack Plummer" w:date="2022-09-20T09:39:00Z">
        <w:r w:rsidDel="00721DFA">
          <w:rPr>
            <w:rFonts w:ascii="Georgia" w:hAnsi="Georgia"/>
          </w:rPr>
          <w:delText xml:space="preserve"> L</w:delText>
        </w:r>
      </w:del>
      <w:ins w:id="94" w:author="Jack Plummer" w:date="2022-09-20T09:39:00Z">
        <w:r>
          <w:rPr>
            <w:rFonts w:ascii="Georgia" w:hAnsi="Georgia"/>
          </w:rPr>
          <w:t>l</w:t>
        </w:r>
      </w:ins>
      <w:r>
        <w:rPr>
          <w:rFonts w:ascii="Georgia" w:hAnsi="Georgia"/>
        </w:rPr>
        <w:t xml:space="preserve">eaves are suitable for mulching. </w:t>
      </w:r>
      <w:ins w:id="95" w:author="Jack Plummer" w:date="2022-09-20T09:39:00Z">
        <w:r>
          <w:rPr>
            <w:rFonts w:ascii="Georgia" w:hAnsi="Georgia"/>
          </w:rPr>
          <w:t xml:space="preserve">The </w:t>
        </w:r>
      </w:ins>
      <w:del w:id="96" w:author="Jack Plummer" w:date="2022-09-20T09:39:00Z">
        <w:r w:rsidDel="00721DFA">
          <w:rPr>
            <w:rFonts w:ascii="Georgia" w:hAnsi="Georgia"/>
          </w:rPr>
          <w:delText>T</w:delText>
        </w:r>
      </w:del>
      <w:ins w:id="97" w:author="Jack Plummer" w:date="2022-09-20T09:39:00Z">
        <w:r>
          <w:rPr>
            <w:rFonts w:ascii="Georgia" w:hAnsi="Georgia"/>
          </w:rPr>
          <w:t>t</w:t>
        </w:r>
      </w:ins>
      <w:r>
        <w:rPr>
          <w:rFonts w:ascii="Georgia" w:hAnsi="Georgia"/>
        </w:rPr>
        <w:t xml:space="preserve">imber is </w:t>
      </w:r>
      <w:proofErr w:type="spellStart"/>
      <w:r>
        <w:rPr>
          <w:rFonts w:ascii="Georgia" w:hAnsi="Georgia"/>
        </w:rPr>
        <w:t>odorless</w:t>
      </w:r>
      <w:proofErr w:type="spellEnd"/>
      <w:r>
        <w:rPr>
          <w:rFonts w:ascii="Georgia" w:hAnsi="Georgia"/>
        </w:rPr>
        <w:t xml:space="preserve"> and is suitable for fruit packing cases (</w:t>
      </w:r>
      <w:proofErr w:type="spellStart"/>
      <w:r>
        <w:rPr>
          <w:rFonts w:ascii="Georgia" w:hAnsi="Georgia"/>
        </w:rPr>
        <w:t>Ghildyal</w:t>
      </w:r>
      <w:proofErr w:type="spellEnd"/>
      <w:del w:id="98" w:author="Jack Plummer" w:date="2022-09-20T09:39:00Z">
        <w:r w:rsidDel="00721DFA">
          <w:rPr>
            <w:rFonts w:ascii="Georgia" w:hAnsi="Georgia"/>
          </w:rPr>
          <w:delText>,</w:delText>
        </w:r>
      </w:del>
      <w:r>
        <w:rPr>
          <w:rFonts w:ascii="Georgia" w:hAnsi="Georgia"/>
        </w:rPr>
        <w:t xml:space="preserve"> 1989).</w:t>
      </w:r>
    </w:p>
    <w:p w14:paraId="6187EFBD" w14:textId="77777777" w:rsidR="007817E0" w:rsidRDefault="00721DFA">
      <w:pPr>
        <w:pStyle w:val="Heading1"/>
        <w:divId w:val="640967635"/>
        <w:rPr>
          <w:rFonts w:ascii="Georgia" w:eastAsia="Times New Roman" w:hAnsi="Georgia"/>
          <w:sz w:val="29"/>
          <w:szCs w:val="29"/>
        </w:rPr>
      </w:pPr>
      <w:r>
        <w:rPr>
          <w:rFonts w:ascii="Georgia" w:eastAsia="Times New Roman" w:hAnsi="Georgia"/>
          <w:sz w:val="29"/>
          <w:szCs w:val="29"/>
        </w:rPr>
        <w:t>Threats</w:t>
      </w:r>
    </w:p>
    <w:p w14:paraId="370522B7" w14:textId="14B5BF24" w:rsidR="007817E0" w:rsidRDefault="00721DFA">
      <w:pPr>
        <w:pStyle w:val="NormalWeb"/>
        <w:divId w:val="640967635"/>
        <w:rPr>
          <w:rFonts w:ascii="Georgia" w:hAnsi="Georgia"/>
        </w:rPr>
      </w:pPr>
      <w:commentRangeStart w:id="99"/>
      <w:r>
        <w:rPr>
          <w:rFonts w:ascii="Georgia" w:hAnsi="Georgia"/>
        </w:rPr>
        <w:t xml:space="preserve">The wood is not very durable and is prone to attack by fungi and insects, but it impregnates well. </w:t>
      </w:r>
      <w:commentRangeEnd w:id="99"/>
      <w:r>
        <w:rPr>
          <w:rStyle w:val="CommentReference"/>
          <w:sz w:val="20"/>
          <w:szCs w:val="20"/>
        </w:rPr>
        <w:commentReference w:id="99"/>
      </w:r>
      <w:commentRangeStart w:id="100"/>
      <w:r w:rsidRPr="00721DFA">
        <w:rPr>
          <w:rFonts w:ascii="Georgia" w:hAnsi="Georgia"/>
          <w:strike/>
          <w:rPrChange w:id="101" w:author="Jack Plummer" w:date="2022-09-20T09:40:00Z">
            <w:rPr>
              <w:rFonts w:ascii="Georgia" w:hAnsi="Georgia"/>
            </w:rPr>
          </w:rPrChange>
        </w:rPr>
        <w:t>It is heavy, moderately hard, and compact; specific gravity varies between 0.55 and 0.7 g/cubic cm (Mishra et al., 2015). </w:t>
      </w:r>
      <w:commentRangeEnd w:id="100"/>
      <w:r>
        <w:rPr>
          <w:rStyle w:val="CommentReference"/>
          <w:sz w:val="20"/>
          <w:szCs w:val="20"/>
        </w:rPr>
        <w:commentReference w:id="100"/>
      </w:r>
      <w:r>
        <w:rPr>
          <w:rFonts w:ascii="Georgia" w:hAnsi="Georgia"/>
        </w:rPr>
        <w:t xml:space="preserve">However, </w:t>
      </w:r>
      <w:del w:id="102" w:author="Jack Plummer" w:date="2022-09-20T09:41:00Z">
        <w:r w:rsidDel="00721DFA">
          <w:rPr>
            <w:rFonts w:ascii="Georgia" w:hAnsi="Georgia"/>
          </w:rPr>
          <w:delText xml:space="preserve">abundance and </w:delText>
        </w:r>
      </w:del>
      <w:r>
        <w:rPr>
          <w:rFonts w:ascii="Georgia" w:hAnsi="Georgia"/>
        </w:rPr>
        <w:t xml:space="preserve">direct threats to this species </w:t>
      </w:r>
      <w:ins w:id="103" w:author="Jack Plummer" w:date="2022-09-20T09:41:00Z">
        <w:r>
          <w:rPr>
            <w:rFonts w:ascii="Georgia" w:hAnsi="Georgia"/>
          </w:rPr>
          <w:t xml:space="preserve">are </w:t>
        </w:r>
      </w:ins>
      <w:r>
        <w:rPr>
          <w:rFonts w:ascii="Georgia" w:hAnsi="Georgia"/>
        </w:rPr>
        <w:t xml:space="preserve">known to be </w:t>
      </w:r>
      <w:del w:id="104" w:author="Jack Plummer" w:date="2022-09-20T09:41:00Z">
        <w:r w:rsidDel="00721DFA">
          <w:rPr>
            <w:rFonts w:ascii="Georgia" w:hAnsi="Georgia"/>
          </w:rPr>
          <w:delText>very little</w:delText>
        </w:r>
      </w:del>
      <w:ins w:id="105" w:author="Jack Plummer" w:date="2022-09-20T09:41:00Z">
        <w:r>
          <w:rPr>
            <w:rFonts w:ascii="Georgia" w:hAnsi="Georgia"/>
          </w:rPr>
          <w:t>limited</w:t>
        </w:r>
      </w:ins>
      <w:r>
        <w:rPr>
          <w:rFonts w:ascii="Georgia" w:hAnsi="Georgia"/>
        </w:rPr>
        <w:t>. It is therefore considered unlikely that any ongoing threats will affect the extinction risk of this species in future in the wild.</w:t>
      </w:r>
    </w:p>
    <w:p w14:paraId="5B11A663" w14:textId="77777777" w:rsidR="007817E0" w:rsidRDefault="00721DFA">
      <w:pPr>
        <w:pStyle w:val="Heading2"/>
        <w:divId w:val="640967635"/>
        <w:rPr>
          <w:rFonts w:ascii="Georgia" w:eastAsia="Times New Roman" w:hAnsi="Georgia"/>
          <w:sz w:val="27"/>
          <w:szCs w:val="27"/>
        </w:rPr>
      </w:pPr>
      <w:commentRangeStart w:id="106"/>
      <w:r>
        <w:rPr>
          <w:rFonts w:ascii="Georgia" w:eastAsia="Times New Roman" w:hAnsi="Georgia"/>
          <w:sz w:val="27"/>
          <w:szCs w:val="27"/>
        </w:rPr>
        <w:t>Threats Classification Scheme</w:t>
      </w:r>
      <w:commentRangeEnd w:id="106"/>
      <w:r>
        <w:rPr>
          <w:rStyle w:val="CommentReference"/>
          <w:b w:val="0"/>
          <w:bCs w:val="0"/>
          <w:sz w:val="20"/>
          <w:szCs w:val="20"/>
        </w:rPr>
        <w:commentReference w:id="106"/>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71"/>
        <w:gridCol w:w="740"/>
        <w:gridCol w:w="842"/>
        <w:gridCol w:w="842"/>
        <w:gridCol w:w="1115"/>
      </w:tblGrid>
      <w:tr w:rsidR="007817E0" w14:paraId="653F86A7" w14:textId="77777777">
        <w:trPr>
          <w:divId w:val="640967635"/>
          <w:tblCellSpacing w:w="15" w:type="dxa"/>
        </w:trPr>
        <w:tc>
          <w:tcPr>
            <w:tcW w:w="0" w:type="auto"/>
            <w:tcBorders>
              <w:bottom w:val="single" w:sz="6" w:space="0" w:color="000000"/>
            </w:tcBorders>
            <w:shd w:val="clear" w:color="auto" w:fill="BBBBBB"/>
            <w:vAlign w:val="center"/>
            <w:hideMark/>
          </w:tcPr>
          <w:p w14:paraId="4F2910FC"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57D7866"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6980CDA0"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0D5D549C"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5083A436"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7817E0" w14:paraId="6E8B2324" w14:textId="77777777">
        <w:trPr>
          <w:divId w:val="640967635"/>
          <w:tblCellSpacing w:w="15" w:type="dxa"/>
        </w:trPr>
        <w:tc>
          <w:tcPr>
            <w:tcW w:w="0" w:type="auto"/>
            <w:vAlign w:val="center"/>
            <w:hideMark/>
          </w:tcPr>
          <w:p w14:paraId="511DA91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79ED54F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0E2422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30FCC2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0169CD3"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r>
      <w:tr w:rsidR="007817E0" w14:paraId="3E6285B8" w14:textId="77777777">
        <w:trPr>
          <w:divId w:val="640967635"/>
          <w:tblCellSpacing w:w="15" w:type="dxa"/>
        </w:trPr>
        <w:tc>
          <w:tcPr>
            <w:tcW w:w="0" w:type="auto"/>
            <w:vAlign w:val="center"/>
            <w:hideMark/>
          </w:tcPr>
          <w:p w14:paraId="6AD009C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2.1.4. Agriculture &amp; aquaculture -&gt; Annual &amp; perennial non-timber crops -&gt; Scale Unknown/Unrecorded</w:t>
            </w:r>
          </w:p>
        </w:tc>
        <w:tc>
          <w:tcPr>
            <w:tcW w:w="0" w:type="auto"/>
            <w:vAlign w:val="center"/>
            <w:hideMark/>
          </w:tcPr>
          <w:p w14:paraId="4A13C7C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3E3BE7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30F86C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5B2FB6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r>
      <w:tr w:rsidR="007817E0" w14:paraId="6143B5BC" w14:textId="77777777">
        <w:trPr>
          <w:divId w:val="640967635"/>
          <w:tblCellSpacing w:w="15" w:type="dxa"/>
        </w:trPr>
        <w:tc>
          <w:tcPr>
            <w:tcW w:w="0" w:type="auto"/>
            <w:vAlign w:val="center"/>
            <w:hideMark/>
          </w:tcPr>
          <w:p w14:paraId="64B0A74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2.3.4. Agriculture &amp; aquaculture -&gt; Livestock farming &amp; ranching -&gt; Scale Unknown/Unrecorded</w:t>
            </w:r>
          </w:p>
        </w:tc>
        <w:tc>
          <w:tcPr>
            <w:tcW w:w="0" w:type="auto"/>
            <w:vAlign w:val="center"/>
            <w:hideMark/>
          </w:tcPr>
          <w:p w14:paraId="680DDEE7" w14:textId="77777777" w:rsidR="007817E0" w:rsidRDefault="00721DFA">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72D1FC7"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92909A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6644F5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r>
      <w:tr w:rsidR="007817E0" w14:paraId="7BC45474" w14:textId="77777777">
        <w:trPr>
          <w:divId w:val="640967635"/>
          <w:tblCellSpacing w:w="15" w:type="dxa"/>
        </w:trPr>
        <w:tc>
          <w:tcPr>
            <w:tcW w:w="0" w:type="auto"/>
            <w:vAlign w:val="center"/>
            <w:hideMark/>
          </w:tcPr>
          <w:p w14:paraId="7D9FC8E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5.2.4. Biological resource use -&gt; Gathering terrestrial plants -&gt; Motivation Unknown/Unrecorded</w:t>
            </w:r>
          </w:p>
        </w:tc>
        <w:tc>
          <w:tcPr>
            <w:tcW w:w="0" w:type="auto"/>
            <w:vAlign w:val="center"/>
            <w:hideMark/>
          </w:tcPr>
          <w:p w14:paraId="75EC584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703ABE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2E5BBF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268DBC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r>
    </w:tbl>
    <w:p w14:paraId="35E8ED50" w14:textId="77777777" w:rsidR="007817E0" w:rsidRDefault="00721DFA">
      <w:pPr>
        <w:pStyle w:val="Heading1"/>
        <w:divId w:val="1760171003"/>
        <w:rPr>
          <w:rFonts w:ascii="Georgia" w:eastAsia="Times New Roman" w:hAnsi="Georgia"/>
          <w:sz w:val="29"/>
          <w:szCs w:val="29"/>
        </w:rPr>
      </w:pPr>
      <w:r>
        <w:rPr>
          <w:rFonts w:ascii="Georgia" w:eastAsia="Times New Roman" w:hAnsi="Georgia"/>
          <w:sz w:val="29"/>
          <w:szCs w:val="29"/>
        </w:rPr>
        <w:lastRenderedPageBreak/>
        <w:t>Conservation</w:t>
      </w:r>
    </w:p>
    <w:p w14:paraId="43E4E39D" w14:textId="65E9172B" w:rsidR="007817E0" w:rsidRPr="00721DFA" w:rsidRDefault="00721DFA">
      <w:pPr>
        <w:pStyle w:val="NormalWeb"/>
        <w:divId w:val="1760171003"/>
        <w:rPr>
          <w:rFonts w:ascii="Georgia" w:hAnsi="Georgia"/>
        </w:rPr>
      </w:pPr>
      <w:r>
        <w:rPr>
          <w:rFonts w:ascii="Georgia" w:hAnsi="Georgia"/>
        </w:rPr>
        <w:t xml:space="preserve">The species has been collected from </w:t>
      </w:r>
      <w:del w:id="107" w:author="Jack Plummer" w:date="2022-09-20T09:41:00Z">
        <w:r w:rsidDel="00721DFA">
          <w:rPr>
            <w:rFonts w:ascii="Georgia" w:hAnsi="Georgia"/>
          </w:rPr>
          <w:delText xml:space="preserve">adjacent to both </w:delText>
        </w:r>
      </w:del>
      <w:r>
        <w:rPr>
          <w:rFonts w:ascii="Georgia" w:hAnsi="Georgia"/>
        </w:rPr>
        <w:t xml:space="preserve">protected </w:t>
      </w:r>
      <w:del w:id="108" w:author="Jack Plummer" w:date="2022-09-20T09:41:00Z">
        <w:r w:rsidDel="00721DFA">
          <w:rPr>
            <w:rFonts w:ascii="Georgia" w:hAnsi="Georgia"/>
          </w:rPr>
          <w:delText xml:space="preserve">and unprotected </w:delText>
        </w:r>
      </w:del>
      <w:r>
        <w:rPr>
          <w:rFonts w:ascii="Georgia" w:hAnsi="Georgia"/>
        </w:rPr>
        <w:t>areas where passive conservation is presumed, but it is not known whether active management is practiced (UNEP-WCMC and IUCN 2022).</w:t>
      </w:r>
      <w:ins w:id="109" w:author="Jack Plummer" w:date="2022-09-20T09:41:00Z">
        <w:r>
          <w:rPr>
            <w:rFonts w:ascii="Georgia" w:hAnsi="Georgia"/>
          </w:rPr>
          <w:t xml:space="preserve"> It is held in at least 28 </w:t>
        </w:r>
        <w:r>
          <w:rPr>
            <w:rFonts w:ascii="Georgia" w:hAnsi="Georgia"/>
            <w:i/>
            <w:iCs/>
          </w:rPr>
          <w:t>ex situ</w:t>
        </w:r>
        <w:r>
          <w:rPr>
            <w:rFonts w:ascii="Georgia" w:hAnsi="Georgia"/>
          </w:rPr>
          <w:t xml:space="preserve"> collections (BGCI 2022).</w:t>
        </w:r>
      </w:ins>
    </w:p>
    <w:p w14:paraId="3EFCD7CD" w14:textId="77777777" w:rsidR="007817E0" w:rsidRDefault="00721DFA">
      <w:pPr>
        <w:pStyle w:val="Heading2"/>
        <w:divId w:val="1760171003"/>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7817E0" w14:paraId="041822C7" w14:textId="77777777">
        <w:trPr>
          <w:divId w:val="1760171003"/>
          <w:tblCellSpacing w:w="15" w:type="dxa"/>
        </w:trPr>
        <w:tc>
          <w:tcPr>
            <w:tcW w:w="0" w:type="auto"/>
            <w:tcBorders>
              <w:bottom w:val="single" w:sz="6" w:space="0" w:color="000000"/>
            </w:tcBorders>
            <w:shd w:val="clear" w:color="auto" w:fill="BBBBBB"/>
            <w:vAlign w:val="center"/>
            <w:hideMark/>
          </w:tcPr>
          <w:p w14:paraId="04EF9E2E"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779401DB"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Note</w:t>
            </w:r>
          </w:p>
        </w:tc>
      </w:tr>
      <w:tr w:rsidR="007817E0" w14:paraId="5C7BC6DB" w14:textId="77777777">
        <w:trPr>
          <w:divId w:val="1760171003"/>
          <w:tblCellSpacing w:w="15" w:type="dxa"/>
        </w:trPr>
        <w:tc>
          <w:tcPr>
            <w:tcW w:w="0" w:type="auto"/>
            <w:tcBorders>
              <w:bottom w:val="single" w:sz="6" w:space="0" w:color="CCCCCC"/>
            </w:tcBorders>
            <w:vAlign w:val="center"/>
            <w:hideMark/>
          </w:tcPr>
          <w:p w14:paraId="2CFAD54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2DD4EC5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r w:rsidR="007817E0" w14:paraId="42EB337B" w14:textId="77777777">
        <w:trPr>
          <w:divId w:val="1760171003"/>
          <w:tblCellSpacing w:w="15" w:type="dxa"/>
        </w:trPr>
        <w:tc>
          <w:tcPr>
            <w:tcW w:w="0" w:type="auto"/>
            <w:tcBorders>
              <w:bottom w:val="single" w:sz="6" w:space="0" w:color="CCCCCC"/>
            </w:tcBorders>
            <w:vAlign w:val="center"/>
            <w:hideMark/>
          </w:tcPr>
          <w:p w14:paraId="1388A61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7C5779D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bl>
    <w:p w14:paraId="5422DD02" w14:textId="77777777" w:rsidR="007817E0" w:rsidRDefault="00721DFA">
      <w:pPr>
        <w:pStyle w:val="Heading2"/>
        <w:divId w:val="176017100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16"/>
        <w:gridCol w:w="530"/>
      </w:tblGrid>
      <w:tr w:rsidR="007817E0" w14:paraId="52165DB7" w14:textId="77777777">
        <w:trPr>
          <w:divId w:val="1760171003"/>
          <w:tblCellSpacing w:w="15" w:type="dxa"/>
        </w:trPr>
        <w:tc>
          <w:tcPr>
            <w:tcW w:w="0" w:type="auto"/>
            <w:tcBorders>
              <w:bottom w:val="single" w:sz="6" w:space="0" w:color="000000"/>
            </w:tcBorders>
            <w:shd w:val="clear" w:color="auto" w:fill="BBBBBB"/>
            <w:vAlign w:val="center"/>
            <w:hideMark/>
          </w:tcPr>
          <w:p w14:paraId="58858212"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14DBDF68"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Note</w:t>
            </w:r>
          </w:p>
        </w:tc>
      </w:tr>
      <w:tr w:rsidR="007817E0" w14:paraId="4F0B4822" w14:textId="77777777">
        <w:trPr>
          <w:divId w:val="1760171003"/>
          <w:tblCellSpacing w:w="15" w:type="dxa"/>
        </w:trPr>
        <w:tc>
          <w:tcPr>
            <w:tcW w:w="0" w:type="auto"/>
            <w:tcBorders>
              <w:bottom w:val="single" w:sz="6" w:space="0" w:color="CCCCCC"/>
            </w:tcBorders>
            <w:vAlign w:val="center"/>
            <w:hideMark/>
          </w:tcPr>
          <w:p w14:paraId="3F16138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4CF7873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r w:rsidR="007817E0" w14:paraId="0A22FEC2" w14:textId="77777777">
        <w:trPr>
          <w:divId w:val="1760171003"/>
          <w:tblCellSpacing w:w="15" w:type="dxa"/>
        </w:trPr>
        <w:tc>
          <w:tcPr>
            <w:tcW w:w="0" w:type="auto"/>
            <w:tcBorders>
              <w:bottom w:val="single" w:sz="6" w:space="0" w:color="CCCCCC"/>
            </w:tcBorders>
            <w:vAlign w:val="center"/>
            <w:hideMark/>
          </w:tcPr>
          <w:p w14:paraId="7EDB238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2.3. Conservation Planning -&gt; Harvest &amp; Trade Management Plan</w:t>
            </w:r>
          </w:p>
        </w:tc>
        <w:tc>
          <w:tcPr>
            <w:tcW w:w="0" w:type="auto"/>
            <w:tcBorders>
              <w:bottom w:val="single" w:sz="6" w:space="0" w:color="CCCCCC"/>
            </w:tcBorders>
            <w:vAlign w:val="center"/>
            <w:hideMark/>
          </w:tcPr>
          <w:p w14:paraId="37EFEB4F"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r w:rsidR="007817E0" w14:paraId="50F82BF3" w14:textId="77777777">
        <w:trPr>
          <w:divId w:val="1760171003"/>
          <w:tblCellSpacing w:w="15" w:type="dxa"/>
        </w:trPr>
        <w:tc>
          <w:tcPr>
            <w:tcW w:w="0" w:type="auto"/>
            <w:tcBorders>
              <w:bottom w:val="single" w:sz="6" w:space="0" w:color="CCCCCC"/>
            </w:tcBorders>
            <w:vAlign w:val="center"/>
            <w:hideMark/>
          </w:tcPr>
          <w:p w14:paraId="7B940FC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7A2DFAB7"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r w:rsidR="007817E0" w14:paraId="6FFC4437" w14:textId="77777777">
        <w:trPr>
          <w:divId w:val="1760171003"/>
          <w:tblCellSpacing w:w="15" w:type="dxa"/>
        </w:trPr>
        <w:tc>
          <w:tcPr>
            <w:tcW w:w="0" w:type="auto"/>
            <w:tcBorders>
              <w:bottom w:val="single" w:sz="6" w:space="0" w:color="CCCCCC"/>
            </w:tcBorders>
            <w:vAlign w:val="center"/>
            <w:hideMark/>
          </w:tcPr>
          <w:p w14:paraId="5BBAF1A7" w14:textId="77777777" w:rsidR="007817E0" w:rsidRDefault="00721DFA">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2DD56E7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bl>
    <w:p w14:paraId="3BD1E286" w14:textId="77777777" w:rsidR="007817E0" w:rsidRDefault="00721DFA">
      <w:pPr>
        <w:pStyle w:val="Heading1"/>
        <w:rPr>
          <w:rFonts w:ascii="Georgia" w:eastAsia="Times New Roman" w:hAnsi="Georgia"/>
          <w:sz w:val="29"/>
          <w:szCs w:val="29"/>
        </w:rPr>
      </w:pPr>
      <w:commentRangeStart w:id="110"/>
      <w:r>
        <w:rPr>
          <w:rFonts w:ascii="Georgia" w:eastAsia="Times New Roman" w:hAnsi="Georgia"/>
          <w:sz w:val="29"/>
          <w:szCs w:val="29"/>
        </w:rPr>
        <w:t>Bibliography</w:t>
      </w:r>
      <w:commentRangeEnd w:id="110"/>
      <w:r>
        <w:rPr>
          <w:rStyle w:val="CommentReference"/>
          <w:b w:val="0"/>
          <w:bCs w:val="0"/>
          <w:color w:val="auto"/>
          <w:kern w:val="0"/>
          <w:sz w:val="20"/>
          <w:szCs w:val="20"/>
        </w:rPr>
        <w:commentReference w:id="110"/>
      </w:r>
    </w:p>
    <w:p w14:paraId="7DEC01EC" w14:textId="77777777" w:rsidR="007817E0" w:rsidRDefault="00721DFA">
      <w:pPr>
        <w:pStyle w:val="NormalWeb"/>
        <w:divId w:val="307830284"/>
        <w:rPr>
          <w:rFonts w:ascii="Georgia" w:hAnsi="Georgia"/>
        </w:rPr>
      </w:pPr>
      <w:r>
        <w:rPr>
          <w:rFonts w:ascii="Georgia" w:hAnsi="Georgia"/>
        </w:rPr>
        <w:t xml:space="preserve">Cheng, W.J. 1985. </w:t>
      </w:r>
      <w:r>
        <w:rPr>
          <w:rFonts w:ascii="Georgia" w:hAnsi="Georgia"/>
          <w:i/>
          <w:iCs/>
        </w:rPr>
        <w:t xml:space="preserve">Tree flora of </w:t>
      </w:r>
      <w:proofErr w:type="spellStart"/>
      <w:r>
        <w:rPr>
          <w:rFonts w:ascii="Georgia" w:hAnsi="Georgia"/>
          <w:i/>
          <w:iCs/>
        </w:rPr>
        <w:t>china</w:t>
      </w:r>
      <w:proofErr w:type="spellEnd"/>
      <w:r>
        <w:rPr>
          <w:rFonts w:ascii="Georgia" w:hAnsi="Georgia"/>
          <w:i/>
          <w:iCs/>
        </w:rPr>
        <w:t>. Vol II</w:t>
      </w:r>
      <w:r>
        <w:rPr>
          <w:rFonts w:ascii="Georgia" w:hAnsi="Georgia"/>
        </w:rPr>
        <w:t>. China Forest publishing co. 2398p.</w:t>
      </w:r>
    </w:p>
    <w:p w14:paraId="6212B35E" w14:textId="77777777" w:rsidR="007817E0" w:rsidRDefault="00721DFA">
      <w:pPr>
        <w:pStyle w:val="NormalWeb"/>
        <w:divId w:val="307830284"/>
        <w:rPr>
          <w:rFonts w:ascii="Georgia" w:hAnsi="Georgia"/>
        </w:rPr>
      </w:pPr>
      <w:proofErr w:type="spellStart"/>
      <w:r>
        <w:rPr>
          <w:rFonts w:ascii="Georgia" w:hAnsi="Georgia"/>
        </w:rPr>
        <w:t>Ghildyal</w:t>
      </w:r>
      <w:proofErr w:type="spellEnd"/>
      <w:r>
        <w:rPr>
          <w:rFonts w:ascii="Georgia" w:hAnsi="Georgia"/>
        </w:rPr>
        <w:t xml:space="preserve">, B. N. 1989. Introduction to </w:t>
      </w:r>
      <w:proofErr w:type="spellStart"/>
      <w:r>
        <w:rPr>
          <w:rFonts w:ascii="Georgia" w:hAnsi="Georgia"/>
        </w:rPr>
        <w:t>Acrocarpus</w:t>
      </w:r>
      <w:proofErr w:type="spellEnd"/>
      <w:r>
        <w:rPr>
          <w:rFonts w:ascii="Georgia" w:hAnsi="Georgia"/>
        </w:rPr>
        <w:t xml:space="preserve"> </w:t>
      </w:r>
      <w:proofErr w:type="spellStart"/>
      <w:r>
        <w:rPr>
          <w:rFonts w:ascii="Georgia" w:hAnsi="Georgia"/>
        </w:rPr>
        <w:t>fraxinifolius</w:t>
      </w:r>
      <w:proofErr w:type="spellEnd"/>
      <w:r>
        <w:rPr>
          <w:rFonts w:ascii="Georgia" w:hAnsi="Georgia"/>
        </w:rPr>
        <w:t xml:space="preserve"> - A fast growing species for Social Forestry in Himachal Pradesh. </w:t>
      </w:r>
      <w:r>
        <w:rPr>
          <w:rFonts w:ascii="Georgia" w:hAnsi="Georgia"/>
          <w:i/>
          <w:iCs/>
        </w:rPr>
        <w:t>Indian Forester</w:t>
      </w:r>
      <w:r>
        <w:rPr>
          <w:rFonts w:ascii="Georgia" w:hAnsi="Georgia"/>
        </w:rPr>
        <w:t xml:space="preserve"> 115(7): 455-458.</w:t>
      </w:r>
    </w:p>
    <w:p w14:paraId="02780813" w14:textId="77777777" w:rsidR="007817E0" w:rsidRDefault="00721DFA">
      <w:pPr>
        <w:pStyle w:val="NormalWeb"/>
        <w:divId w:val="307830284"/>
        <w:rPr>
          <w:rFonts w:ascii="Georgia" w:hAnsi="Georgia"/>
        </w:rPr>
      </w:pPr>
      <w:r>
        <w:rPr>
          <w:rFonts w:ascii="Georgia" w:hAnsi="Georgia"/>
        </w:rPr>
        <w:t xml:space="preserve">Hou, D. 1994. Studies in </w:t>
      </w:r>
      <w:proofErr w:type="spellStart"/>
      <w:r>
        <w:rPr>
          <w:rFonts w:ascii="Georgia" w:hAnsi="Georgia"/>
        </w:rPr>
        <w:t>Malesian</w:t>
      </w:r>
      <w:proofErr w:type="spellEnd"/>
      <w:r>
        <w:rPr>
          <w:rFonts w:ascii="Georgia" w:hAnsi="Georgia"/>
        </w:rPr>
        <w:t xml:space="preserve"> </w:t>
      </w:r>
      <w:proofErr w:type="spellStart"/>
      <w:r>
        <w:rPr>
          <w:rFonts w:ascii="Georgia" w:hAnsi="Georgia"/>
        </w:rPr>
        <w:t>Caesalpinioideae</w:t>
      </w:r>
      <w:proofErr w:type="spellEnd"/>
      <w:r>
        <w:rPr>
          <w:rFonts w:ascii="Georgia" w:hAnsi="Georgia"/>
        </w:rPr>
        <w:t xml:space="preserve"> (Leguminosae). I. The Genera </w:t>
      </w:r>
      <w:proofErr w:type="spellStart"/>
      <w:r>
        <w:rPr>
          <w:rFonts w:ascii="Georgia" w:hAnsi="Georgia"/>
        </w:rPr>
        <w:t>Acrocarpus</w:t>
      </w:r>
      <w:proofErr w:type="spellEnd"/>
      <w:r>
        <w:rPr>
          <w:rFonts w:ascii="Georgia" w:hAnsi="Georgia"/>
        </w:rPr>
        <w:t xml:space="preserve">, </w:t>
      </w:r>
      <w:proofErr w:type="spellStart"/>
      <w:r>
        <w:rPr>
          <w:rFonts w:ascii="Georgia" w:hAnsi="Georgia"/>
        </w:rPr>
        <w:t>Afzelia</w:t>
      </w:r>
      <w:proofErr w:type="spellEnd"/>
      <w:r>
        <w:rPr>
          <w:rFonts w:ascii="Georgia" w:hAnsi="Georgia"/>
        </w:rPr>
        <w:t xml:space="preserve">, </w:t>
      </w:r>
      <w:proofErr w:type="spellStart"/>
      <w:r>
        <w:rPr>
          <w:rFonts w:ascii="Georgia" w:hAnsi="Georgia"/>
        </w:rPr>
        <w:t>Copaifera</w:t>
      </w:r>
      <w:proofErr w:type="spellEnd"/>
      <w:r>
        <w:rPr>
          <w:rFonts w:ascii="Georgia" w:hAnsi="Georgia"/>
        </w:rPr>
        <w:t xml:space="preserve">, and </w:t>
      </w:r>
      <w:proofErr w:type="spellStart"/>
      <w:r>
        <w:rPr>
          <w:rFonts w:ascii="Georgia" w:hAnsi="Georgia"/>
        </w:rPr>
        <w:t>Intsia</w:t>
      </w:r>
      <w:proofErr w:type="spellEnd"/>
      <w:r>
        <w:rPr>
          <w:rFonts w:ascii="Georgia" w:hAnsi="Georgia"/>
        </w:rPr>
        <w:t xml:space="preserve">. </w:t>
      </w:r>
      <w:proofErr w:type="spellStart"/>
      <w:r>
        <w:rPr>
          <w:rFonts w:ascii="Georgia" w:hAnsi="Georgia"/>
          <w:i/>
          <w:iCs/>
        </w:rPr>
        <w:t>Blumea</w:t>
      </w:r>
      <w:proofErr w:type="spellEnd"/>
      <w:r>
        <w:rPr>
          <w:rFonts w:ascii="Georgia" w:hAnsi="Georgia"/>
        </w:rPr>
        <w:t xml:space="preserve"> 38: 313–330.</w:t>
      </w:r>
    </w:p>
    <w:p w14:paraId="51DA7C18" w14:textId="5732A1AF" w:rsidR="007817E0" w:rsidRDefault="00721DFA">
      <w:pPr>
        <w:pStyle w:val="NormalWeb"/>
        <w:divId w:val="307830284"/>
        <w:rPr>
          <w:rFonts w:ascii="Georgia" w:hAnsi="Georgia"/>
        </w:rPr>
      </w:pPr>
      <w:r>
        <w:rPr>
          <w:rFonts w:ascii="Georgia" w:hAnsi="Georgia"/>
        </w:rPr>
        <w:t xml:space="preserve">ILDIS. 2010. International Legume Database &amp; Information Service. University of Reading, UK. Available at: </w:t>
      </w:r>
      <w:del w:id="111" w:author="Jack Plummer" w:date="2022-09-21T09:00:00Z">
        <w:r w:rsidR="001B4FDB" w:rsidDel="001B4FDB">
          <w:fldChar w:fldCharType="begin"/>
        </w:r>
        <w:r w:rsidR="001B4FDB" w:rsidDel="001B4FDB">
          <w:delInstrText xml:space="preserve"> HYPERLINK "http://www.ildis.org/LegumeWeb" </w:delInstrText>
        </w:r>
        <w:r w:rsidR="001B4FDB" w:rsidDel="001B4FDB">
          <w:fldChar w:fldCharType="separate"/>
        </w:r>
        <w:r w:rsidRPr="001B4FDB" w:rsidDel="001B4FDB">
          <w:rPr>
            <w:rFonts w:ascii="Georgia" w:hAnsi="Georgia"/>
            <w:rPrChange w:id="112" w:author="Jack Plummer" w:date="2022-09-21T09:00:00Z">
              <w:rPr>
                <w:rStyle w:val="Hyperlink"/>
                <w:rFonts w:ascii="Georgia" w:hAnsi="Georgia"/>
              </w:rPr>
            </w:rPrChange>
          </w:rPr>
          <w:delText>http://www.ildis.org/LegumeWeb</w:delText>
        </w:r>
        <w:r w:rsidR="001B4FDB" w:rsidDel="001B4FDB">
          <w:rPr>
            <w:rStyle w:val="Hyperlink"/>
            <w:rFonts w:ascii="Georgia" w:hAnsi="Georgia"/>
          </w:rPr>
          <w:fldChar w:fldCharType="end"/>
        </w:r>
      </w:del>
      <w:ins w:id="113" w:author="Jack Plummer" w:date="2022-09-21T09:00:00Z">
        <w:r w:rsidR="001B4FDB" w:rsidRPr="001B4FDB">
          <w:rPr>
            <w:rFonts w:ascii="Georgia" w:hAnsi="Georgia"/>
            <w:rPrChange w:id="114" w:author="Jack Plummer" w:date="2022-09-21T09:00:00Z">
              <w:rPr>
                <w:rStyle w:val="Hyperlink"/>
                <w:rFonts w:ascii="Georgia" w:hAnsi="Georgia"/>
              </w:rPr>
            </w:rPrChange>
          </w:rPr>
          <w:t>http://www.ildis.org/LegumeWeb</w:t>
        </w:r>
      </w:ins>
      <w:r>
        <w:rPr>
          <w:rFonts w:ascii="Georgia" w:hAnsi="Georgia"/>
        </w:rPr>
        <w:t xml:space="preserve">. </w:t>
      </w:r>
    </w:p>
    <w:p w14:paraId="45D79198" w14:textId="77777777" w:rsidR="007817E0" w:rsidRDefault="00721DFA">
      <w:pPr>
        <w:pStyle w:val="NormalWeb"/>
        <w:divId w:val="307830284"/>
        <w:rPr>
          <w:rFonts w:ascii="Georgia" w:hAnsi="Georgia"/>
        </w:rPr>
      </w:pPr>
      <w:r>
        <w:rPr>
          <w:rFonts w:ascii="Georgia" w:hAnsi="Georgia"/>
        </w:rPr>
        <w:t>Laurie M.V. 1974. Tree planting practices in African savannas (</w:t>
      </w:r>
      <w:proofErr w:type="spellStart"/>
      <w:r>
        <w:rPr>
          <w:rFonts w:ascii="Georgia" w:hAnsi="Georgia"/>
        </w:rPr>
        <w:t>practicas</w:t>
      </w:r>
      <w:proofErr w:type="spellEnd"/>
      <w:r>
        <w:rPr>
          <w:rFonts w:ascii="Georgia" w:hAnsi="Georgia"/>
        </w:rPr>
        <w:t xml:space="preserve"> de </w:t>
      </w:r>
      <w:proofErr w:type="spellStart"/>
      <w:r>
        <w:rPr>
          <w:rFonts w:ascii="Georgia" w:hAnsi="Georgia"/>
        </w:rPr>
        <w:t>plantacion</w:t>
      </w:r>
      <w:proofErr w:type="spellEnd"/>
      <w:r>
        <w:rPr>
          <w:rFonts w:ascii="Georgia" w:hAnsi="Georgia"/>
        </w:rPr>
        <w:t xml:space="preserve"> de </w:t>
      </w:r>
      <w:proofErr w:type="spellStart"/>
      <w:r>
        <w:rPr>
          <w:rFonts w:ascii="Georgia" w:hAnsi="Georgia"/>
        </w:rPr>
        <w:t>ar</w:t>
      </w:r>
      <w:proofErr w:type="spellEnd"/>
      <w:r>
        <w:rPr>
          <w:rFonts w:ascii="Georgia" w:hAnsi="Georgia"/>
        </w:rPr>
        <w:t xml:space="preserve"> </w:t>
      </w:r>
      <w:proofErr w:type="spellStart"/>
      <w:r>
        <w:rPr>
          <w:rFonts w:ascii="Georgia" w:hAnsi="Georgia"/>
        </w:rPr>
        <w:t>bolesen</w:t>
      </w:r>
      <w:proofErr w:type="spellEnd"/>
      <w:r>
        <w:rPr>
          <w:rFonts w:ascii="Georgia" w:hAnsi="Georgia"/>
        </w:rPr>
        <w:t xml:space="preserve"> la </w:t>
      </w:r>
      <w:proofErr w:type="spellStart"/>
      <w:r>
        <w:rPr>
          <w:rFonts w:ascii="Georgia" w:hAnsi="Georgia"/>
        </w:rPr>
        <w:t>sabana</w:t>
      </w:r>
      <w:proofErr w:type="spellEnd"/>
      <w:r>
        <w:rPr>
          <w:rFonts w:ascii="Georgia" w:hAnsi="Georgia"/>
        </w:rPr>
        <w:t xml:space="preserve"> Africana). FAO Forestry Development paper No.19. Rome: FAO.185P.</w:t>
      </w:r>
    </w:p>
    <w:p w14:paraId="79F93BC6" w14:textId="08EA68AC" w:rsidR="007817E0" w:rsidRDefault="00721DFA">
      <w:pPr>
        <w:pStyle w:val="NormalWeb"/>
        <w:divId w:val="307830284"/>
        <w:rPr>
          <w:rFonts w:ascii="Georgia" w:hAnsi="Georgia"/>
        </w:rPr>
      </w:pPr>
      <w:proofErr w:type="spellStart"/>
      <w:r>
        <w:rPr>
          <w:rFonts w:ascii="Georgia" w:hAnsi="Georgia"/>
        </w:rPr>
        <w:t>Lemmens</w:t>
      </w:r>
      <w:proofErr w:type="spellEnd"/>
      <w:r>
        <w:rPr>
          <w:rFonts w:ascii="Georgia" w:hAnsi="Georgia"/>
        </w:rPr>
        <w:t xml:space="preserve">, R.H.M.J. 2010. </w:t>
      </w:r>
      <w:proofErr w:type="spellStart"/>
      <w:r>
        <w:rPr>
          <w:rFonts w:ascii="Georgia" w:hAnsi="Georgia"/>
        </w:rPr>
        <w:t>Acrocarpus</w:t>
      </w:r>
      <w:proofErr w:type="spellEnd"/>
      <w:r>
        <w:rPr>
          <w:rFonts w:ascii="Georgia" w:hAnsi="Georgia"/>
        </w:rPr>
        <w:t xml:space="preserve"> </w:t>
      </w:r>
      <w:proofErr w:type="spellStart"/>
      <w:r>
        <w:rPr>
          <w:rFonts w:ascii="Georgia" w:hAnsi="Georgia"/>
        </w:rPr>
        <w:t>fraxinifolius</w:t>
      </w:r>
      <w:proofErr w:type="spellEnd"/>
      <w:r>
        <w:rPr>
          <w:rFonts w:ascii="Georgia" w:hAnsi="Georgia"/>
        </w:rPr>
        <w:t xml:space="preserve"> </w:t>
      </w:r>
      <w:proofErr w:type="spellStart"/>
      <w:r>
        <w:rPr>
          <w:rFonts w:ascii="Georgia" w:hAnsi="Georgia"/>
        </w:rPr>
        <w:t>Arn</w:t>
      </w:r>
      <w:proofErr w:type="spellEnd"/>
      <w:r>
        <w:rPr>
          <w:rFonts w:ascii="Georgia" w:hAnsi="Georgia"/>
        </w:rPr>
        <w:t xml:space="preserve">. [Internet] Record from PROTA4U. Available at: </w:t>
      </w:r>
      <w:del w:id="115" w:author="Jack Plummer" w:date="2022-09-21T09:00:00Z">
        <w:r w:rsidR="001B4FDB" w:rsidDel="001B4FDB">
          <w:fldChar w:fldCharType="begin"/>
        </w:r>
        <w:r w:rsidR="001B4FDB" w:rsidDel="001B4FDB">
          <w:delInstrText xml:space="preserve"> HYPERLINK "https://uses.plantnetproject.org/en</w:delInstrText>
        </w:r>
        <w:r w:rsidR="001B4FDB" w:rsidDel="001B4FDB">
          <w:delInstrText xml:space="preserve">/Acrocarpus_fraxinifolius_(PROTA)." </w:delInstrText>
        </w:r>
        <w:r w:rsidR="001B4FDB" w:rsidDel="001B4FDB">
          <w:fldChar w:fldCharType="separate"/>
        </w:r>
        <w:r w:rsidRPr="001B4FDB" w:rsidDel="001B4FDB">
          <w:rPr>
            <w:rFonts w:ascii="Georgia" w:hAnsi="Georgia"/>
            <w:rPrChange w:id="116" w:author="Jack Plummer" w:date="2022-09-21T09:00:00Z">
              <w:rPr>
                <w:rStyle w:val="Hyperlink"/>
                <w:rFonts w:ascii="Georgia" w:hAnsi="Georgia"/>
              </w:rPr>
            </w:rPrChange>
          </w:rPr>
          <w:delText>https://uses.plantnetproject.org/en/Acrocarpus_fraxinifolius_(PROTA).</w:delText>
        </w:r>
        <w:r w:rsidR="001B4FDB" w:rsidDel="001B4FDB">
          <w:rPr>
            <w:rStyle w:val="Hyperlink"/>
            <w:rFonts w:ascii="Georgia" w:hAnsi="Georgia"/>
          </w:rPr>
          <w:fldChar w:fldCharType="end"/>
        </w:r>
      </w:del>
      <w:ins w:id="117" w:author="Jack Plummer" w:date="2022-09-21T09:00:00Z">
        <w:r w:rsidR="001B4FDB" w:rsidRPr="001B4FDB">
          <w:rPr>
            <w:rFonts w:ascii="Georgia" w:hAnsi="Georgia"/>
            <w:rPrChange w:id="118" w:author="Jack Plummer" w:date="2022-09-21T09:00:00Z">
              <w:rPr>
                <w:rStyle w:val="Hyperlink"/>
                <w:rFonts w:ascii="Georgia" w:hAnsi="Georgia"/>
              </w:rPr>
            </w:rPrChange>
          </w:rPr>
          <w:t>https://uses.plantnetproject.org/en/Acrocarpus_fraxinifolius_(PROTA).</w:t>
        </w:r>
      </w:ins>
      <w:r>
        <w:rPr>
          <w:rFonts w:ascii="Georgia" w:hAnsi="Georgia"/>
        </w:rPr>
        <w:t xml:space="preserve">. </w:t>
      </w:r>
    </w:p>
    <w:p w14:paraId="697706AD" w14:textId="77777777" w:rsidR="007817E0" w:rsidRDefault="00721DFA">
      <w:pPr>
        <w:pStyle w:val="NormalWeb"/>
        <w:divId w:val="307830284"/>
        <w:rPr>
          <w:rFonts w:ascii="Georgia" w:hAnsi="Georgia"/>
        </w:rPr>
      </w:pPr>
      <w:r>
        <w:rPr>
          <w:rFonts w:ascii="Georgia" w:hAnsi="Georgia"/>
        </w:rPr>
        <w:t xml:space="preserve">Martinez P.E., Garcia J.M.M., Sanchez M.L.H., Perez G.O. 2006. </w:t>
      </w:r>
      <w:r>
        <w:rPr>
          <w:rFonts w:ascii="Georgia" w:hAnsi="Georgia"/>
          <w:i/>
          <w:iCs/>
        </w:rPr>
        <w:t>UDO Magazine Agriculture</w:t>
      </w:r>
      <w:r>
        <w:rPr>
          <w:rFonts w:ascii="Georgia" w:hAnsi="Georgia"/>
        </w:rPr>
        <w:t xml:space="preserve"> 6(1): 109-113.</w:t>
      </w:r>
    </w:p>
    <w:p w14:paraId="1647FC7B" w14:textId="77777777" w:rsidR="007817E0" w:rsidRDefault="00721DFA">
      <w:pPr>
        <w:pStyle w:val="NormalWeb"/>
        <w:divId w:val="307830284"/>
        <w:rPr>
          <w:rFonts w:ascii="Georgia" w:hAnsi="Georgia"/>
        </w:rPr>
      </w:pPr>
      <w:r>
        <w:rPr>
          <w:rFonts w:ascii="Georgia" w:hAnsi="Georgia"/>
        </w:rPr>
        <w:t xml:space="preserve">Mishra, G., Pandey, A. K., Arunachalam, M. K. and Rao, S. 2015. Global Scenario of </w:t>
      </w:r>
      <w:proofErr w:type="spellStart"/>
      <w:r>
        <w:rPr>
          <w:rFonts w:ascii="Georgia" w:hAnsi="Georgia"/>
        </w:rPr>
        <w:t>Acrocarpus</w:t>
      </w:r>
      <w:proofErr w:type="spellEnd"/>
      <w:r>
        <w:rPr>
          <w:rFonts w:ascii="Georgia" w:hAnsi="Georgia"/>
        </w:rPr>
        <w:t xml:space="preserve"> </w:t>
      </w:r>
      <w:proofErr w:type="spellStart"/>
      <w:r>
        <w:rPr>
          <w:rFonts w:ascii="Georgia" w:hAnsi="Georgia"/>
        </w:rPr>
        <w:t>fraxinifolius</w:t>
      </w:r>
      <w:proofErr w:type="spellEnd"/>
      <w:r>
        <w:rPr>
          <w:rFonts w:ascii="Georgia" w:hAnsi="Georgia"/>
        </w:rPr>
        <w:t xml:space="preserve"> Wight &amp; </w:t>
      </w:r>
      <w:proofErr w:type="spellStart"/>
      <w:r>
        <w:rPr>
          <w:rFonts w:ascii="Georgia" w:hAnsi="Georgia"/>
        </w:rPr>
        <w:t>Arn</w:t>
      </w:r>
      <w:proofErr w:type="spellEnd"/>
      <w:r>
        <w:rPr>
          <w:rFonts w:ascii="Georgia" w:hAnsi="Georgia"/>
        </w:rPr>
        <w:t xml:space="preserve">. – A future tree of Agroforestry. </w:t>
      </w:r>
      <w:r>
        <w:rPr>
          <w:rFonts w:ascii="Georgia" w:hAnsi="Georgia"/>
          <w:i/>
          <w:iCs/>
        </w:rPr>
        <w:t>International Letter of Natural Science.,</w:t>
      </w:r>
      <w:r>
        <w:rPr>
          <w:rFonts w:ascii="Georgia" w:hAnsi="Georgia"/>
        </w:rPr>
        <w:t xml:space="preserve"> 3: 25-29.</w:t>
      </w:r>
    </w:p>
    <w:p w14:paraId="62ADC828" w14:textId="77777777" w:rsidR="007817E0" w:rsidRDefault="00721DFA">
      <w:pPr>
        <w:pStyle w:val="NormalWeb"/>
        <w:divId w:val="307830284"/>
        <w:rPr>
          <w:rFonts w:ascii="Georgia" w:hAnsi="Georgia"/>
        </w:rPr>
      </w:pPr>
      <w:r>
        <w:rPr>
          <w:rFonts w:ascii="Georgia" w:hAnsi="Georgia"/>
        </w:rPr>
        <w:t xml:space="preserve">Puri G.S. 1960. </w:t>
      </w:r>
      <w:r>
        <w:rPr>
          <w:rFonts w:ascii="Georgia" w:hAnsi="Georgia"/>
          <w:i/>
          <w:iCs/>
        </w:rPr>
        <w:t>Indian forest ecology</w:t>
      </w:r>
      <w:r>
        <w:rPr>
          <w:rFonts w:ascii="Georgia" w:hAnsi="Georgia"/>
        </w:rPr>
        <w:t>. Oxford Book and Stationery Co. 318 p., New Delhi.</w:t>
      </w:r>
    </w:p>
    <w:p w14:paraId="3FE49FB1" w14:textId="77777777" w:rsidR="007817E0" w:rsidRDefault="00721DFA">
      <w:pPr>
        <w:pStyle w:val="NormalWeb"/>
        <w:divId w:val="307830284"/>
        <w:rPr>
          <w:rFonts w:ascii="Georgia" w:hAnsi="Georgia"/>
        </w:rPr>
      </w:pPr>
      <w:r>
        <w:rPr>
          <w:rFonts w:ascii="Georgia" w:hAnsi="Georgia"/>
        </w:rPr>
        <w:t xml:space="preserve">Rai S.N. 1979. Indian </w:t>
      </w:r>
      <w:proofErr w:type="gramStart"/>
      <w:r>
        <w:rPr>
          <w:rFonts w:ascii="Georgia" w:hAnsi="Georgia"/>
        </w:rPr>
        <w:t>forester .</w:t>
      </w:r>
      <w:proofErr w:type="gramEnd"/>
      <w:r>
        <w:rPr>
          <w:rFonts w:ascii="Georgia" w:hAnsi="Georgia"/>
        </w:rPr>
        <w:t xml:space="preserve"> </w:t>
      </w:r>
      <w:r>
        <w:rPr>
          <w:rFonts w:ascii="Georgia" w:hAnsi="Georgia"/>
          <w:i/>
          <w:iCs/>
        </w:rPr>
        <w:t xml:space="preserve">Indian forester </w:t>
      </w:r>
      <w:r>
        <w:rPr>
          <w:rFonts w:ascii="Georgia" w:hAnsi="Georgia"/>
        </w:rPr>
        <w:t>102(8): 488-491.</w:t>
      </w:r>
    </w:p>
    <w:p w14:paraId="40CF1820" w14:textId="77777777" w:rsidR="007817E0" w:rsidRDefault="00721DFA">
      <w:pPr>
        <w:pStyle w:val="NormalWeb"/>
        <w:divId w:val="307830284"/>
        <w:rPr>
          <w:rFonts w:ascii="Georgia" w:hAnsi="Georgia"/>
        </w:rPr>
      </w:pPr>
      <w:r>
        <w:rPr>
          <w:rFonts w:ascii="Georgia" w:hAnsi="Georgia"/>
        </w:rPr>
        <w:t xml:space="preserve">Troup, R. S. 1921. Silviculture of Indian Trees (2). </w:t>
      </w:r>
      <w:r>
        <w:rPr>
          <w:rFonts w:ascii="Georgia" w:hAnsi="Georgia"/>
          <w:i/>
          <w:iCs/>
        </w:rPr>
        <w:t>Asiatic Publishing House, Delhi</w:t>
      </w:r>
      <w:r>
        <w:rPr>
          <w:rFonts w:ascii="Georgia" w:hAnsi="Georgia"/>
        </w:rPr>
        <w:t>: 338-341.</w:t>
      </w:r>
    </w:p>
    <w:p w14:paraId="63DD60C2" w14:textId="56F5043C" w:rsidR="007817E0" w:rsidRDefault="00721DFA">
      <w:pPr>
        <w:pStyle w:val="NormalWeb"/>
        <w:divId w:val="307830284"/>
        <w:rPr>
          <w:rFonts w:ascii="Georgia" w:hAnsi="Georgia"/>
        </w:rPr>
      </w:pPr>
      <w:r>
        <w:rPr>
          <w:rFonts w:ascii="Georgia" w:hAnsi="Georgia"/>
        </w:rPr>
        <w:lastRenderedPageBreak/>
        <w:t xml:space="preserve">UNEP-WCMC, &amp; IUCN. 2022. Protected Planet: The World Database on Protected Areas (WDPA) and World Database on Other Effective Area-based Conservation Measures (WD-OECM). UK. Cambridge, UK: UNEP-WCMC and IUCN. Available at: </w:t>
      </w:r>
      <w:ins w:id="119" w:author="Jack Plummer" w:date="2022-09-21T09:00:00Z">
        <w:r w:rsidR="001B4FDB" w:rsidRPr="001B4FDB">
          <w:rPr>
            <w:rFonts w:ascii="Georgia" w:hAnsi="Georgia"/>
            <w:rPrChange w:id="120" w:author="Jack Plummer" w:date="2022-09-21T09:00:00Z">
              <w:rPr>
                <w:rStyle w:val="Hyperlink"/>
                <w:rFonts w:ascii="Georgia" w:hAnsi="Georgia"/>
              </w:rPr>
            </w:rPrChange>
          </w:rPr>
          <w:t>www.pro</w:t>
        </w:r>
        <w:del w:id="121" w:author="Jack Plummer" w:date="2022-09-21T09:00:00Z">
          <w:r w:rsidR="001B4FDB" w:rsidRPr="001B4FDB" w:rsidDel="001B4FDB">
            <w:rPr>
              <w:rFonts w:ascii="Georgia" w:hAnsi="Georgia"/>
              <w:rPrChange w:id="122" w:author="Jack Plummer" w:date="2022-09-21T09:00:00Z">
                <w:rPr>
                  <w:rStyle w:val="Hyperlink"/>
                  <w:rFonts w:ascii="Georgia" w:hAnsi="Georgia"/>
                </w:rPr>
              </w:rPrChange>
            </w:rPr>
            <w:delText xml:space="preserve"> </w:delText>
          </w:r>
        </w:del>
        <w:r w:rsidR="001B4FDB" w:rsidRPr="001B4FDB">
          <w:rPr>
            <w:rFonts w:ascii="Georgia" w:hAnsi="Georgia"/>
            <w:rPrChange w:id="123" w:author="Jack Plummer" w:date="2022-09-21T09:00:00Z">
              <w:rPr>
                <w:rStyle w:val="Hyperlink"/>
                <w:rFonts w:ascii="Georgia" w:hAnsi="Georgia"/>
              </w:rPr>
            </w:rPrChange>
          </w:rPr>
          <w:t>tectedplanet.net</w:t>
        </w:r>
      </w:ins>
      <w:r>
        <w:rPr>
          <w:rFonts w:ascii="Georgia" w:hAnsi="Georgia"/>
        </w:rPr>
        <w:t xml:space="preserve">. </w:t>
      </w:r>
    </w:p>
    <w:p w14:paraId="3ED5EA36" w14:textId="77777777" w:rsidR="007817E0" w:rsidRDefault="00721DFA">
      <w:pPr>
        <w:pStyle w:val="NormalWeb"/>
        <w:divId w:val="307830284"/>
        <w:rPr>
          <w:rFonts w:ascii="Georgia" w:hAnsi="Georgia"/>
        </w:rPr>
      </w:pPr>
      <w:r>
        <w:rPr>
          <w:rFonts w:ascii="Georgia" w:hAnsi="Georgia"/>
        </w:rPr>
        <w:t xml:space="preserve">Whitmore J.L &amp; </w:t>
      </w:r>
      <w:proofErr w:type="spellStart"/>
      <w:r>
        <w:rPr>
          <w:rFonts w:ascii="Georgia" w:hAnsi="Georgia"/>
        </w:rPr>
        <w:t>Otarola</w:t>
      </w:r>
      <w:proofErr w:type="spellEnd"/>
      <w:r>
        <w:rPr>
          <w:rFonts w:ascii="Georgia" w:hAnsi="Georgia"/>
        </w:rPr>
        <w:t xml:space="preserve"> T.A. 1976. </w:t>
      </w:r>
      <w:proofErr w:type="gramStart"/>
      <w:r>
        <w:rPr>
          <w:rFonts w:ascii="Georgia" w:hAnsi="Georgia"/>
        </w:rPr>
        <w:t>Turrialba .</w:t>
      </w:r>
      <w:proofErr w:type="gramEnd"/>
      <w:r>
        <w:rPr>
          <w:rFonts w:ascii="Georgia" w:hAnsi="Georgia"/>
        </w:rPr>
        <w:t xml:space="preserve"> 26(2): 201-204.</w:t>
      </w:r>
    </w:p>
    <w:p w14:paraId="2F86FD7F" w14:textId="77777777" w:rsidR="007817E0" w:rsidRDefault="00721DFA">
      <w:pPr>
        <w:pStyle w:val="NormalWeb"/>
        <w:divId w:val="307830284"/>
        <w:rPr>
          <w:rFonts w:ascii="Georgia" w:hAnsi="Georgia"/>
        </w:rPr>
      </w:pPr>
      <w:r>
        <w:rPr>
          <w:rFonts w:ascii="Georgia" w:hAnsi="Georgia"/>
        </w:rPr>
        <w:t xml:space="preserve">Witt, A &amp; Luke, Q. (ed.). 2017. </w:t>
      </w:r>
      <w:r>
        <w:rPr>
          <w:rFonts w:ascii="Georgia" w:hAnsi="Georgia"/>
          <w:i/>
          <w:iCs/>
        </w:rPr>
        <w:t xml:space="preserve">Guide to the naturalized and invasive plants of Eastern </w:t>
      </w:r>
      <w:proofErr w:type="gramStart"/>
      <w:r>
        <w:rPr>
          <w:rFonts w:ascii="Georgia" w:hAnsi="Georgia"/>
          <w:i/>
          <w:iCs/>
        </w:rPr>
        <w:t xml:space="preserve">Africa </w:t>
      </w:r>
      <w:r>
        <w:rPr>
          <w:rFonts w:ascii="Georgia" w:hAnsi="Georgia"/>
        </w:rPr>
        <w:t>.</w:t>
      </w:r>
      <w:proofErr w:type="gramEnd"/>
      <w:r>
        <w:rPr>
          <w:rFonts w:ascii="Georgia" w:hAnsi="Georgia"/>
        </w:rPr>
        <w:t xml:space="preserve"> Witt, A &amp; Luke, Q, Wallingford, UK.</w:t>
      </w:r>
    </w:p>
    <w:sectPr w:rsidR="007817E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09-20T09:09:00Z" w:initials="JP">
    <w:p w14:paraId="18AF07C3" w14:textId="77777777" w:rsidR="0048162C" w:rsidRDefault="0048162C" w:rsidP="003C65AB">
      <w:pPr>
        <w:pStyle w:val="CommentText"/>
      </w:pPr>
      <w:r>
        <w:rPr>
          <w:rStyle w:val="CommentReference"/>
        </w:rPr>
        <w:annotationRef/>
      </w:r>
      <w:r>
        <w:t>Either include all 'english' names in same entry, or give each name a separate entry</w:t>
      </w:r>
    </w:p>
  </w:comment>
  <w:comment w:id="1" w:author="Jack Plummer" w:date="2022-09-20T09:09:00Z" w:initials="JP">
    <w:p w14:paraId="53BA7045" w14:textId="77777777" w:rsidR="0048162C" w:rsidRDefault="0048162C" w:rsidP="00071C80">
      <w:pPr>
        <w:pStyle w:val="CommentText"/>
      </w:pPr>
      <w:r>
        <w:rPr>
          <w:rStyle w:val="CommentReference"/>
        </w:rPr>
        <w:annotationRef/>
      </w:r>
      <w:r>
        <w:t>Ok</w:t>
      </w:r>
    </w:p>
  </w:comment>
  <w:comment w:id="10" w:author="Jack Plummer" w:date="2022-09-20T09:11:00Z" w:initials="JP">
    <w:p w14:paraId="3684C39B" w14:textId="77777777" w:rsidR="0048162C" w:rsidRDefault="0048162C" w:rsidP="00EC7B9D">
      <w:pPr>
        <w:pStyle w:val="CommentText"/>
      </w:pPr>
      <w:r>
        <w:rPr>
          <w:rStyle w:val="CommentReference"/>
        </w:rPr>
        <w:annotationRef/>
      </w:r>
      <w:r>
        <w:t>Add description of elevation range here</w:t>
      </w:r>
    </w:p>
  </w:comment>
  <w:comment w:id="14" w:author="Jack Plummer" w:date="2022-09-20T09:12:00Z" w:initials="JP">
    <w:p w14:paraId="78577318" w14:textId="77777777" w:rsidR="0048162C" w:rsidRDefault="0048162C" w:rsidP="00963162">
      <w:pPr>
        <w:pStyle w:val="CommentText"/>
      </w:pPr>
      <w:r>
        <w:rPr>
          <w:rStyle w:val="CommentReference"/>
        </w:rPr>
        <w:annotationRef/>
      </w:r>
      <w:r>
        <w:t>Adjust this so it is specific to this map</w:t>
      </w:r>
    </w:p>
  </w:comment>
  <w:comment w:id="19" w:author="Jack Plummer" w:date="2022-09-20T09:14:00Z" w:initials="JP">
    <w:p w14:paraId="287C17D7" w14:textId="77777777" w:rsidR="0048162C" w:rsidRDefault="0048162C" w:rsidP="0040051A">
      <w:pPr>
        <w:pStyle w:val="CommentText"/>
      </w:pPr>
      <w:r>
        <w:rPr>
          <w:rStyle w:val="CommentReference"/>
        </w:rPr>
        <w:annotationRef/>
      </w:r>
      <w:r>
        <w:t>Try not to switch between common names, or repeat information.</w:t>
      </w:r>
    </w:p>
  </w:comment>
  <w:comment w:id="67" w:author="Jack Plummer" w:date="2022-09-20T09:14:00Z" w:initials="JP">
    <w:p w14:paraId="773BEA6C" w14:textId="77777777" w:rsidR="005D2587" w:rsidRDefault="005D2587" w:rsidP="00E32D63">
      <w:pPr>
        <w:pStyle w:val="CommentText"/>
      </w:pPr>
      <w:r>
        <w:rPr>
          <w:rStyle w:val="CommentReference"/>
        </w:rPr>
        <w:annotationRef/>
      </w:r>
      <w:r>
        <w:t>I think not relevant to wild distribution</w:t>
      </w:r>
    </w:p>
  </w:comment>
  <w:comment w:id="69" w:author="Jack Plummer" w:date="2022-09-20T09:14:00Z" w:initials="JP">
    <w:p w14:paraId="1426892D" w14:textId="77777777" w:rsidR="005D2587" w:rsidRDefault="005D2587" w:rsidP="009E2F0F">
      <w:pPr>
        <w:pStyle w:val="CommentText"/>
      </w:pPr>
      <w:r>
        <w:rPr>
          <w:rStyle w:val="CommentReference"/>
        </w:rPr>
        <w:annotationRef/>
      </w:r>
      <w:r>
        <w:t>I think not relevant to wild distribution</w:t>
      </w:r>
    </w:p>
  </w:comment>
  <w:comment w:id="99" w:author="Jack Plummer" w:date="2022-09-20T09:39:00Z" w:initials="JP">
    <w:p w14:paraId="2A8BD40B" w14:textId="77777777" w:rsidR="00721DFA" w:rsidRDefault="00721DFA" w:rsidP="0060545F">
      <w:pPr>
        <w:pStyle w:val="CommentText"/>
      </w:pPr>
      <w:r>
        <w:rPr>
          <w:rStyle w:val="CommentReference"/>
        </w:rPr>
        <w:annotationRef/>
      </w:r>
      <w:r>
        <w:t>Relevant, or does this relate to cultivated plants?</w:t>
      </w:r>
    </w:p>
  </w:comment>
  <w:comment w:id="100" w:author="Jack Plummer" w:date="2022-09-20T09:40:00Z" w:initials="JP">
    <w:p w14:paraId="33CEE2A6" w14:textId="77777777" w:rsidR="00721DFA" w:rsidRDefault="00721DFA" w:rsidP="00B55B04">
      <w:pPr>
        <w:pStyle w:val="CommentText"/>
      </w:pPr>
      <w:r>
        <w:rPr>
          <w:rStyle w:val="CommentReference"/>
        </w:rPr>
        <w:annotationRef/>
      </w:r>
      <w:r>
        <w:t>Not relevant here</w:t>
      </w:r>
    </w:p>
  </w:comment>
  <w:comment w:id="106" w:author="Jack Plummer" w:date="2022-09-20T09:40:00Z" w:initials="JP">
    <w:p w14:paraId="6466FA20" w14:textId="77777777" w:rsidR="00721DFA" w:rsidRDefault="00721DFA" w:rsidP="00C97DA6">
      <w:pPr>
        <w:pStyle w:val="CommentText"/>
      </w:pPr>
      <w:r>
        <w:rPr>
          <w:rStyle w:val="CommentReference"/>
        </w:rPr>
        <w:annotationRef/>
      </w:r>
      <w:r>
        <w:t>If we don't mention these threats in the 'Threats' text, we shouldn't include them in the table.</w:t>
      </w:r>
    </w:p>
  </w:comment>
  <w:comment w:id="110" w:author="Jack Plummer" w:date="2022-09-20T09:42:00Z" w:initials="JP">
    <w:p w14:paraId="6CF07A0D" w14:textId="77777777" w:rsidR="00721DFA" w:rsidRDefault="00721DFA" w:rsidP="00915CF1">
      <w:pPr>
        <w:pStyle w:val="CommentText"/>
      </w:pPr>
      <w:r>
        <w:rPr>
          <w:rStyle w:val="CommentReference"/>
        </w:rPr>
        <w:annotationRef/>
      </w:r>
      <w:r>
        <w:t xml:space="preserve">Add BGCI (2022) and Bachman </w:t>
      </w:r>
      <w:r>
        <w:rPr>
          <w:i/>
          <w:iCs/>
        </w:rPr>
        <w:t>et al.</w:t>
      </w:r>
      <w:r>
        <w:t xml:space="preserve"> (2011).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AF07C3" w15:done="0"/>
  <w15:commentEx w15:paraId="53BA7045" w15:done="0"/>
  <w15:commentEx w15:paraId="3684C39B" w15:done="0"/>
  <w15:commentEx w15:paraId="78577318" w15:done="0"/>
  <w15:commentEx w15:paraId="287C17D7" w15:done="0"/>
  <w15:commentEx w15:paraId="773BEA6C" w15:done="0"/>
  <w15:commentEx w15:paraId="1426892D" w15:done="0"/>
  <w15:commentEx w15:paraId="2A8BD40B" w15:done="0"/>
  <w15:commentEx w15:paraId="33CEE2A6" w15:done="0"/>
  <w15:commentEx w15:paraId="6466FA20" w15:done="0"/>
  <w15:commentEx w15:paraId="6CF07A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401B3" w16cex:dateUtc="2022-09-20T08:09:00Z"/>
  <w16cex:commentExtensible w16cex:durableId="26D401BF" w16cex:dateUtc="2022-09-20T08:09:00Z"/>
  <w16cex:commentExtensible w16cex:durableId="26D40241" w16cex:dateUtc="2022-09-20T08:11:00Z"/>
  <w16cex:commentExtensible w16cex:durableId="26D40277" w16cex:dateUtc="2022-09-20T08:12:00Z"/>
  <w16cex:commentExtensible w16cex:durableId="26D402D9" w16cex:dateUtc="2022-09-20T08:14:00Z"/>
  <w16cex:commentExtensible w16cex:durableId="26D402F2" w16cex:dateUtc="2022-09-20T08:14:00Z"/>
  <w16cex:commentExtensible w16cex:durableId="26D402FF" w16cex:dateUtc="2022-09-20T08:14:00Z"/>
  <w16cex:commentExtensible w16cex:durableId="26D408DC" w16cex:dateUtc="2022-09-20T08:39:00Z"/>
  <w16cex:commentExtensible w16cex:durableId="26D40915" w16cex:dateUtc="2022-09-20T08:40:00Z"/>
  <w16cex:commentExtensible w16cex:durableId="26D40925" w16cex:dateUtc="2022-09-20T08:40:00Z"/>
  <w16cex:commentExtensible w16cex:durableId="26D4098C" w16cex:dateUtc="2022-09-20T0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AF07C3" w16cid:durableId="26D401B3"/>
  <w16cid:commentId w16cid:paraId="53BA7045" w16cid:durableId="26D401BF"/>
  <w16cid:commentId w16cid:paraId="3684C39B" w16cid:durableId="26D40241"/>
  <w16cid:commentId w16cid:paraId="78577318" w16cid:durableId="26D40277"/>
  <w16cid:commentId w16cid:paraId="287C17D7" w16cid:durableId="26D402D9"/>
  <w16cid:commentId w16cid:paraId="773BEA6C" w16cid:durableId="26D402F2"/>
  <w16cid:commentId w16cid:paraId="1426892D" w16cid:durableId="26D402FF"/>
  <w16cid:commentId w16cid:paraId="2A8BD40B" w16cid:durableId="26D408DC"/>
  <w16cid:commentId w16cid:paraId="33CEE2A6" w16cid:durableId="26D40915"/>
  <w16cid:commentId w16cid:paraId="6466FA20" w16cid:durableId="26D40925"/>
  <w16cid:commentId w16cid:paraId="6CF07A0D" w16cid:durableId="26D409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2C"/>
    <w:rsid w:val="00065E64"/>
    <w:rsid w:val="001B4FDB"/>
    <w:rsid w:val="0048162C"/>
    <w:rsid w:val="005D2587"/>
    <w:rsid w:val="00721DFA"/>
    <w:rsid w:val="007817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C5DFD0"/>
  <w15:chartTrackingRefBased/>
  <w15:docId w15:val="{673496E1-9DE8-4C89-AC00-87738FFC2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CommentReference">
    <w:name w:val="annotation reference"/>
    <w:basedOn w:val="DefaultParagraphFon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CommentText">
    <w:name w:val="annotation text"/>
    <w:basedOn w:val="Normal"/>
    <w:link w:val="CommentTextChar"/>
    <w:uiPriority w:val="99"/>
    <w:unhideWhenUsed/>
    <w:rsid w:val="0048162C"/>
    <w:rPr>
      <w:sz w:val="20"/>
      <w:szCs w:val="20"/>
    </w:rPr>
  </w:style>
  <w:style w:type="character" w:customStyle="1" w:styleId="CommentTextChar">
    <w:name w:val="Comment Text Char"/>
    <w:basedOn w:val="DefaultParagraphFont"/>
    <w:link w:val="CommentText"/>
    <w:uiPriority w:val="99"/>
    <w:rsid w:val="0048162C"/>
    <w:rPr>
      <w:rFonts w:eastAsiaTheme="minorEastAsia"/>
    </w:rPr>
  </w:style>
  <w:style w:type="paragraph" w:styleId="CommentSubject">
    <w:name w:val="annotation subject"/>
    <w:basedOn w:val="CommentText"/>
    <w:next w:val="CommentText"/>
    <w:link w:val="CommentSubjectChar"/>
    <w:uiPriority w:val="99"/>
    <w:semiHidden/>
    <w:unhideWhenUsed/>
    <w:rsid w:val="0048162C"/>
    <w:rPr>
      <w:b/>
      <w:bCs/>
    </w:rPr>
  </w:style>
  <w:style w:type="character" w:customStyle="1" w:styleId="CommentSubjectChar">
    <w:name w:val="Comment Subject Char"/>
    <w:basedOn w:val="CommentTextChar"/>
    <w:link w:val="CommentSubject"/>
    <w:uiPriority w:val="99"/>
    <w:semiHidden/>
    <w:rsid w:val="0048162C"/>
    <w:rPr>
      <w:rFonts w:eastAsiaTheme="minorEastAsia"/>
      <w:b/>
      <w:bCs/>
    </w:rPr>
  </w:style>
  <w:style w:type="paragraph" w:styleId="Revision">
    <w:name w:val="Revision"/>
    <w:hidden/>
    <w:uiPriority w:val="99"/>
    <w:semiHidden/>
    <w:rsid w:val="0048162C"/>
    <w:rPr>
      <w:rFonts w:eastAsiaTheme="minorEastAsia"/>
      <w:sz w:val="24"/>
      <w:szCs w:val="24"/>
    </w:rPr>
  </w:style>
  <w:style w:type="character" w:styleId="UnresolvedMention">
    <w:name w:val="Unresolved Mention"/>
    <w:basedOn w:val="DefaultParagraphFont"/>
    <w:uiPriority w:val="99"/>
    <w:semiHidden/>
    <w:unhideWhenUsed/>
    <w:rsid w:val="001B4F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5613">
      <w:marLeft w:val="0"/>
      <w:marRight w:val="0"/>
      <w:marTop w:val="0"/>
      <w:marBottom w:val="0"/>
      <w:divBdr>
        <w:top w:val="none" w:sz="0" w:space="0" w:color="auto"/>
        <w:left w:val="none" w:sz="0" w:space="0" w:color="auto"/>
        <w:bottom w:val="none" w:sz="0" w:space="0" w:color="auto"/>
        <w:right w:val="none" w:sz="0" w:space="0" w:color="auto"/>
      </w:divBdr>
    </w:div>
    <w:div w:id="176894019">
      <w:marLeft w:val="0"/>
      <w:marRight w:val="0"/>
      <w:marTop w:val="0"/>
      <w:marBottom w:val="0"/>
      <w:divBdr>
        <w:top w:val="none" w:sz="0" w:space="0" w:color="auto"/>
        <w:left w:val="none" w:sz="0" w:space="0" w:color="auto"/>
        <w:bottom w:val="none" w:sz="0" w:space="0" w:color="auto"/>
        <w:right w:val="none" w:sz="0" w:space="0" w:color="auto"/>
      </w:divBdr>
    </w:div>
    <w:div w:id="307830284">
      <w:marLeft w:val="0"/>
      <w:marRight w:val="0"/>
      <w:marTop w:val="0"/>
      <w:marBottom w:val="0"/>
      <w:divBdr>
        <w:top w:val="none" w:sz="0" w:space="0" w:color="auto"/>
        <w:left w:val="none" w:sz="0" w:space="0" w:color="auto"/>
        <w:bottom w:val="none" w:sz="0" w:space="0" w:color="auto"/>
        <w:right w:val="none" w:sz="0" w:space="0" w:color="auto"/>
      </w:divBdr>
    </w:div>
    <w:div w:id="494104758">
      <w:marLeft w:val="0"/>
      <w:marRight w:val="0"/>
      <w:marTop w:val="0"/>
      <w:marBottom w:val="0"/>
      <w:divBdr>
        <w:top w:val="none" w:sz="0" w:space="0" w:color="auto"/>
        <w:left w:val="none" w:sz="0" w:space="0" w:color="auto"/>
        <w:bottom w:val="none" w:sz="0" w:space="0" w:color="auto"/>
        <w:right w:val="none" w:sz="0" w:space="0" w:color="auto"/>
      </w:divBdr>
    </w:div>
    <w:div w:id="640967635">
      <w:marLeft w:val="0"/>
      <w:marRight w:val="0"/>
      <w:marTop w:val="0"/>
      <w:marBottom w:val="0"/>
      <w:divBdr>
        <w:top w:val="none" w:sz="0" w:space="0" w:color="auto"/>
        <w:left w:val="none" w:sz="0" w:space="0" w:color="auto"/>
        <w:bottom w:val="none" w:sz="0" w:space="0" w:color="auto"/>
        <w:right w:val="none" w:sz="0" w:space="0" w:color="auto"/>
      </w:divBdr>
    </w:div>
    <w:div w:id="828642871">
      <w:marLeft w:val="0"/>
      <w:marRight w:val="0"/>
      <w:marTop w:val="0"/>
      <w:marBottom w:val="0"/>
      <w:divBdr>
        <w:top w:val="none" w:sz="0" w:space="0" w:color="auto"/>
        <w:left w:val="none" w:sz="0" w:space="0" w:color="auto"/>
        <w:bottom w:val="none" w:sz="0" w:space="0" w:color="auto"/>
        <w:right w:val="none" w:sz="0" w:space="0" w:color="auto"/>
      </w:divBdr>
      <w:divsChild>
        <w:div w:id="1559592036">
          <w:marLeft w:val="0"/>
          <w:marRight w:val="0"/>
          <w:marTop w:val="0"/>
          <w:marBottom w:val="150"/>
          <w:divBdr>
            <w:top w:val="single" w:sz="12" w:space="0" w:color="000000"/>
            <w:left w:val="none" w:sz="0" w:space="0" w:color="auto"/>
            <w:bottom w:val="single" w:sz="12" w:space="0" w:color="000000"/>
            <w:right w:val="none" w:sz="0" w:space="0" w:color="auto"/>
          </w:divBdr>
        </w:div>
      </w:divsChild>
    </w:div>
    <w:div w:id="1202985743">
      <w:marLeft w:val="0"/>
      <w:marRight w:val="0"/>
      <w:marTop w:val="0"/>
      <w:marBottom w:val="0"/>
      <w:divBdr>
        <w:top w:val="none" w:sz="0" w:space="0" w:color="auto"/>
        <w:left w:val="none" w:sz="0" w:space="0" w:color="auto"/>
        <w:bottom w:val="none" w:sz="0" w:space="0" w:color="auto"/>
        <w:right w:val="none" w:sz="0" w:space="0" w:color="auto"/>
      </w:divBdr>
    </w:div>
    <w:div w:id="1383938439">
      <w:marLeft w:val="0"/>
      <w:marRight w:val="0"/>
      <w:marTop w:val="0"/>
      <w:marBottom w:val="0"/>
      <w:divBdr>
        <w:top w:val="none" w:sz="0" w:space="0" w:color="auto"/>
        <w:left w:val="none" w:sz="0" w:space="0" w:color="auto"/>
        <w:bottom w:val="none" w:sz="0" w:space="0" w:color="auto"/>
        <w:right w:val="none" w:sz="0" w:space="0" w:color="auto"/>
      </w:divBdr>
    </w:div>
    <w:div w:id="1467433815">
      <w:marLeft w:val="0"/>
      <w:marRight w:val="0"/>
      <w:marTop w:val="0"/>
      <w:marBottom w:val="0"/>
      <w:divBdr>
        <w:top w:val="none" w:sz="0" w:space="0" w:color="auto"/>
        <w:left w:val="none" w:sz="0" w:space="0" w:color="auto"/>
        <w:bottom w:val="none" w:sz="0" w:space="0" w:color="auto"/>
        <w:right w:val="none" w:sz="0" w:space="0" w:color="auto"/>
      </w:divBdr>
    </w:div>
    <w:div w:id="1760171003">
      <w:marLeft w:val="0"/>
      <w:marRight w:val="0"/>
      <w:marTop w:val="0"/>
      <w:marBottom w:val="0"/>
      <w:divBdr>
        <w:top w:val="none" w:sz="0" w:space="0" w:color="auto"/>
        <w:left w:val="none" w:sz="0" w:space="0" w:color="auto"/>
        <w:bottom w:val="none" w:sz="0" w:space="0" w:color="auto"/>
        <w:right w:val="none" w:sz="0" w:space="0" w:color="auto"/>
      </w:divBdr>
    </w:div>
    <w:div w:id="187461255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4874f941-1732-4aa1-804a-4f99632a5909"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B0C520DC-691E-48C3-8A45-85AB144C59E7}">
  <ds:schemaRefs>
    <ds:schemaRef ds:uri="Microsoft.SharePoint.Taxonomy.ContentTypeSync"/>
  </ds:schemaRefs>
</ds:datastoreItem>
</file>

<file path=customXml/itemProps2.xml><?xml version="1.0" encoding="utf-8"?>
<ds:datastoreItem xmlns:ds="http://schemas.openxmlformats.org/officeDocument/2006/customXml" ds:itemID="{61053706-E8D6-46CF-A98E-353A4502A0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1091E6-6A8E-463A-8496-9C606CFFD294}">
  <ds:schemaRefs>
    <ds:schemaRef ds:uri="http://purl.org/dc/elements/1.1/"/>
    <ds:schemaRef ds:uri="150f78d0-e5c4-40ba-9879-1115501c63e5"/>
    <ds:schemaRef ds:uri="590658d6-28a4-43df-8461-354b94568f6c"/>
    <ds:schemaRef ds:uri="http://purl.org/dc/dcmitype/"/>
    <ds:schemaRef ds:uri="http://www.w3.org/XML/1998/namespace"/>
    <ds:schemaRef ds:uri="http://purl.org/dc/terms/"/>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3174fa65-5130-4218-be7b-3006b691958f"/>
  </ds:schemaRefs>
</ds:datastoreItem>
</file>

<file path=customXml/itemProps4.xml><?xml version="1.0" encoding="utf-8"?>
<ds:datastoreItem xmlns:ds="http://schemas.openxmlformats.org/officeDocument/2006/customXml" ds:itemID="{FB798667-7AD9-4140-B437-D7C259017384}">
  <ds:schemaRefs>
    <ds:schemaRef ds:uri="http://schemas.microsoft.com/sharepoint/v3/contenttype/forms"/>
  </ds:schemaRefs>
</ds:datastoreItem>
</file>

<file path=customXml/itemProps5.xml><?xml version="1.0" encoding="utf-8"?>
<ds:datastoreItem xmlns:ds="http://schemas.openxmlformats.org/officeDocument/2006/customXml" ds:itemID="{8B92C241-DFB0-470F-B8A7-49572883C324}">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1584</Words>
  <Characters>9893</Characters>
  <Application>Microsoft Office Word</Application>
  <DocSecurity>0</DocSecurity>
  <Lines>82</Lines>
  <Paragraphs>22</Paragraphs>
  <ScaleCrop>false</ScaleCrop>
  <HeadingPairs>
    <vt:vector size="2" baseType="variant">
      <vt:variant>
        <vt:lpstr>Title</vt:lpstr>
      </vt:variant>
      <vt:variant>
        <vt:i4>1</vt:i4>
      </vt:variant>
    </vt:vector>
  </HeadingPairs>
  <TitlesOfParts>
    <vt:vector size="1" baseType="lpstr">
      <vt:lpstr>Acrocarpus fraxinifolius</vt:lpstr>
    </vt:vector>
  </TitlesOfParts>
  <Company/>
  <LinksUpToDate>false</LinksUpToDate>
  <CharactersWithSpaces>11455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Acrocarpus fraxinifolius</dc:title>
  <dc:subject/>
  <dc:creator>Jack Plummer</dc:creator>
  <cp:keywords/>
  <dc:description/>
  <cp:lastModifiedBy>Jack Plummer</cp:lastModifiedBy>
  <cp:revision>3</cp:revision>
  <dcterms:created xsi:type="dcterms:W3CDTF">2022-09-20T08:43:00Z</dcterms:created>
  <dcterms:modified xsi:type="dcterms:W3CDTF">2022-09-21T08:00:00Z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